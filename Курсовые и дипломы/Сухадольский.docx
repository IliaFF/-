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BA726D" w14:textId="77777777" w:rsidR="00DF4A09" w:rsidRDefault="00D85552" w:rsidP="00CE665C">
      <w:pPr>
        <w:pStyle w:val="txt"/>
        <w:ind w:firstLine="0"/>
        <w:jc w:val="center"/>
        <w:rPr>
          <w:b/>
        </w:rPr>
      </w:pPr>
      <w:r>
        <w:rPr>
          <w:b/>
        </w:rPr>
        <w:t xml:space="preserve">Московский </w:t>
      </w:r>
      <w:r w:rsidR="00D76A12" w:rsidRPr="0055116A">
        <w:rPr>
          <w:b/>
        </w:rPr>
        <w:t>Государственный Университет имени М.В. Ломоносова</w:t>
      </w:r>
    </w:p>
    <w:p w14:paraId="46BD375B" w14:textId="4A5EA4E7" w:rsidR="00DF4A09" w:rsidRDefault="00D76A12" w:rsidP="00CE665C">
      <w:pPr>
        <w:pStyle w:val="txt"/>
        <w:ind w:firstLine="0"/>
        <w:jc w:val="center"/>
        <w:rPr>
          <w:b/>
        </w:rPr>
      </w:pPr>
      <w:r w:rsidRPr="0055116A">
        <w:rPr>
          <w:b/>
        </w:rPr>
        <w:t>Физический факультет</w:t>
      </w:r>
    </w:p>
    <w:p w14:paraId="65A4C63B" w14:textId="360707A6" w:rsidR="00D76A12" w:rsidRPr="0055116A" w:rsidRDefault="00D76A12" w:rsidP="00CE665C">
      <w:pPr>
        <w:pStyle w:val="txt"/>
        <w:ind w:firstLine="0"/>
        <w:jc w:val="center"/>
        <w:rPr>
          <w:b/>
        </w:rPr>
      </w:pPr>
      <w:r w:rsidRPr="0055116A">
        <w:rPr>
          <w:b/>
        </w:rPr>
        <w:t>Кафедра атомной физики, физики плазмы и микроэлектроники</w:t>
      </w:r>
    </w:p>
    <w:p w14:paraId="7D55A1E5" w14:textId="77777777" w:rsidR="00D76A12" w:rsidRPr="00D76A12" w:rsidRDefault="00D76A12" w:rsidP="00D76A12"/>
    <w:p w14:paraId="5930C494" w14:textId="77777777" w:rsidR="00D76A12" w:rsidRPr="00D76A12" w:rsidRDefault="0055116A" w:rsidP="0055116A">
      <w:pPr>
        <w:tabs>
          <w:tab w:val="left" w:pos="3880"/>
        </w:tabs>
      </w:pPr>
      <w:r>
        <w:tab/>
      </w:r>
    </w:p>
    <w:p w14:paraId="3EF23B4E" w14:textId="77777777" w:rsidR="00D76A12" w:rsidRPr="00D76A12" w:rsidRDefault="00D76A12" w:rsidP="00D76A12"/>
    <w:p w14:paraId="6DD9FB7F" w14:textId="77777777" w:rsidR="00D76A12" w:rsidRPr="0055116A" w:rsidRDefault="00D76A12" w:rsidP="00CE665C">
      <w:pPr>
        <w:pStyle w:val="txt"/>
        <w:ind w:firstLine="0"/>
        <w:jc w:val="center"/>
        <w:rPr>
          <w:i/>
        </w:rPr>
      </w:pPr>
      <w:r w:rsidRPr="0055116A">
        <w:rPr>
          <w:i/>
        </w:rPr>
        <w:t xml:space="preserve">Курсовая работа студента 2 курса </w:t>
      </w:r>
      <w:proofErr w:type="spellStart"/>
      <w:r w:rsidRPr="0055116A">
        <w:rPr>
          <w:i/>
        </w:rPr>
        <w:t>Сухадольского</w:t>
      </w:r>
      <w:proofErr w:type="spellEnd"/>
      <w:r w:rsidRPr="0055116A">
        <w:rPr>
          <w:i/>
        </w:rPr>
        <w:t xml:space="preserve"> А.Г.</w:t>
      </w:r>
    </w:p>
    <w:p w14:paraId="5E922102" w14:textId="77777777" w:rsidR="00D76A12" w:rsidRPr="0055116A" w:rsidRDefault="00D76A12" w:rsidP="0055116A">
      <w:pPr>
        <w:pStyle w:val="txt"/>
        <w:jc w:val="center"/>
        <w:rPr>
          <w:i/>
        </w:rPr>
      </w:pPr>
    </w:p>
    <w:p w14:paraId="27093CE5" w14:textId="77777777" w:rsidR="00D76A12" w:rsidRPr="00D76A12" w:rsidRDefault="00D76A12" w:rsidP="00D76A12"/>
    <w:p w14:paraId="2871D7A3" w14:textId="77777777" w:rsidR="0055116A" w:rsidRDefault="0055116A" w:rsidP="0055116A">
      <w:pPr>
        <w:pStyle w:val="txt"/>
        <w:jc w:val="center"/>
        <w:rPr>
          <w:b/>
        </w:rPr>
      </w:pPr>
    </w:p>
    <w:p w14:paraId="326A55C4" w14:textId="77777777" w:rsidR="0055116A" w:rsidRDefault="0055116A" w:rsidP="0055116A">
      <w:pPr>
        <w:pStyle w:val="txt"/>
        <w:jc w:val="center"/>
        <w:rPr>
          <w:b/>
        </w:rPr>
      </w:pPr>
    </w:p>
    <w:p w14:paraId="346919F8" w14:textId="77777777" w:rsidR="00D76A12" w:rsidRPr="0055116A" w:rsidRDefault="00D76A12" w:rsidP="00CE665C">
      <w:pPr>
        <w:pStyle w:val="txt"/>
        <w:ind w:firstLine="0"/>
        <w:jc w:val="center"/>
        <w:rPr>
          <w:b/>
        </w:rPr>
      </w:pPr>
      <w:r w:rsidRPr="0055116A">
        <w:rPr>
          <w:b/>
        </w:rPr>
        <w:t xml:space="preserve">ОПТИМИЗАЦИЯ ПРЕДОБРАБОТКИ ВХОДНЫХ ПРИЗНАКОВ ПРИ ПРОГНОЗИРОВАНИИ ГЕОМАГНИТНОГО ИНДЕКСА </w:t>
      </w:r>
      <w:r w:rsidRPr="0055116A">
        <w:rPr>
          <w:b/>
          <w:lang w:val="en-US"/>
        </w:rPr>
        <w:t>DST</w:t>
      </w:r>
      <w:r w:rsidRPr="0055116A">
        <w:rPr>
          <w:b/>
        </w:rPr>
        <w:t xml:space="preserve"> МЕТОДАМИ МАШИННОГО ОБУЧЕНИЯ</w:t>
      </w:r>
    </w:p>
    <w:p w14:paraId="3F1609CC" w14:textId="77777777" w:rsidR="00D76A12" w:rsidRPr="0055116A" w:rsidRDefault="00D76A12" w:rsidP="0055116A">
      <w:pPr>
        <w:pStyle w:val="txt"/>
        <w:jc w:val="center"/>
        <w:rPr>
          <w:b/>
        </w:rPr>
      </w:pPr>
    </w:p>
    <w:p w14:paraId="4B82B49F" w14:textId="77777777" w:rsidR="00D76A12" w:rsidRPr="0055116A" w:rsidRDefault="00D76A12" w:rsidP="00063E84">
      <w:pPr>
        <w:pStyle w:val="txt"/>
        <w:ind w:firstLine="0"/>
        <w:jc w:val="center"/>
        <w:rPr>
          <w:b/>
          <w:lang w:val="en-US"/>
        </w:rPr>
      </w:pPr>
      <w:r w:rsidRPr="0055116A">
        <w:rPr>
          <w:b/>
          <w:lang w:val="en-US"/>
        </w:rPr>
        <w:t xml:space="preserve">OPTIMIZATION OF PREPROCESSING OF INPUT FEATURES IN PREDICTING THE GEOMAGNETIC </w:t>
      </w:r>
      <w:r w:rsidR="00D85552">
        <w:rPr>
          <w:b/>
          <w:lang w:val="en-US"/>
        </w:rPr>
        <w:t xml:space="preserve">DST INDEX </w:t>
      </w:r>
      <w:r w:rsidRPr="0055116A">
        <w:rPr>
          <w:b/>
          <w:lang w:val="en-US"/>
        </w:rPr>
        <w:t>USING MACHINE LEARNING METHODS</w:t>
      </w:r>
    </w:p>
    <w:p w14:paraId="7058059C" w14:textId="77777777" w:rsidR="00D76A12" w:rsidRPr="00D76A12" w:rsidRDefault="00D76A12" w:rsidP="00D76A12">
      <w:pPr>
        <w:rPr>
          <w:lang w:val="en-US"/>
        </w:rPr>
      </w:pPr>
      <w:r w:rsidRPr="00D76A12">
        <w:rPr>
          <w:lang w:val="en-US"/>
        </w:rPr>
        <w:t xml:space="preserve"> </w:t>
      </w:r>
    </w:p>
    <w:p w14:paraId="7BDC274E" w14:textId="77777777" w:rsidR="0055116A" w:rsidRPr="00D85552" w:rsidRDefault="0055116A" w:rsidP="00D9624E">
      <w:pPr>
        <w:pStyle w:val="a9"/>
        <w:ind w:firstLine="3686"/>
        <w:jc w:val="right"/>
        <w:rPr>
          <w:u w:val="single"/>
          <w:lang w:val="en-US"/>
        </w:rPr>
      </w:pPr>
    </w:p>
    <w:p w14:paraId="47DCE26E" w14:textId="77777777" w:rsidR="0055116A" w:rsidRPr="00D85552" w:rsidRDefault="0055116A" w:rsidP="00D9624E">
      <w:pPr>
        <w:pStyle w:val="a9"/>
        <w:ind w:firstLine="3686"/>
        <w:jc w:val="right"/>
        <w:rPr>
          <w:u w:val="single"/>
          <w:lang w:val="en-US"/>
        </w:rPr>
      </w:pPr>
    </w:p>
    <w:p w14:paraId="7FE782FA" w14:textId="77777777" w:rsidR="0055116A" w:rsidRPr="00D85552" w:rsidRDefault="0055116A" w:rsidP="00D9624E">
      <w:pPr>
        <w:pStyle w:val="a9"/>
        <w:ind w:firstLine="3686"/>
        <w:jc w:val="right"/>
        <w:rPr>
          <w:u w:val="single"/>
          <w:lang w:val="en-US"/>
        </w:rPr>
      </w:pPr>
    </w:p>
    <w:p w14:paraId="6F98BC09" w14:textId="77777777" w:rsidR="0055116A" w:rsidRPr="00D85552" w:rsidRDefault="0055116A" w:rsidP="00D9624E">
      <w:pPr>
        <w:pStyle w:val="a9"/>
        <w:ind w:firstLine="3686"/>
        <w:jc w:val="right"/>
        <w:rPr>
          <w:u w:val="single"/>
          <w:lang w:val="en-US"/>
        </w:rPr>
      </w:pPr>
    </w:p>
    <w:p w14:paraId="517291FD" w14:textId="77777777" w:rsidR="0055116A" w:rsidRPr="00D85552" w:rsidRDefault="0055116A" w:rsidP="00D9624E">
      <w:pPr>
        <w:pStyle w:val="a9"/>
        <w:ind w:firstLine="3686"/>
        <w:jc w:val="right"/>
        <w:rPr>
          <w:u w:val="single"/>
          <w:lang w:val="en-US"/>
        </w:rPr>
      </w:pPr>
    </w:p>
    <w:p w14:paraId="33578654" w14:textId="77777777" w:rsidR="0055116A" w:rsidRPr="00D85552" w:rsidRDefault="0055116A" w:rsidP="00D9624E">
      <w:pPr>
        <w:pStyle w:val="a9"/>
        <w:ind w:firstLine="3686"/>
        <w:jc w:val="right"/>
        <w:rPr>
          <w:u w:val="single"/>
          <w:lang w:val="en-US"/>
        </w:rPr>
      </w:pPr>
    </w:p>
    <w:p w14:paraId="3FC9222D" w14:textId="77777777" w:rsidR="0055116A" w:rsidRPr="00D85552" w:rsidRDefault="0055116A" w:rsidP="00D9624E">
      <w:pPr>
        <w:pStyle w:val="a9"/>
        <w:ind w:firstLine="3686"/>
        <w:jc w:val="right"/>
        <w:rPr>
          <w:u w:val="single"/>
          <w:lang w:val="en-US"/>
        </w:rPr>
      </w:pPr>
    </w:p>
    <w:p w14:paraId="2230F423" w14:textId="77777777" w:rsidR="0055116A" w:rsidRPr="00D85552" w:rsidRDefault="0055116A" w:rsidP="00D9624E">
      <w:pPr>
        <w:pStyle w:val="a9"/>
        <w:ind w:firstLine="3686"/>
        <w:jc w:val="right"/>
        <w:rPr>
          <w:u w:val="single"/>
          <w:lang w:val="en-US"/>
        </w:rPr>
      </w:pPr>
    </w:p>
    <w:p w14:paraId="4B12A9BF" w14:textId="77777777" w:rsidR="0055116A" w:rsidRPr="00D85552" w:rsidRDefault="0055116A" w:rsidP="00D9624E">
      <w:pPr>
        <w:pStyle w:val="a9"/>
        <w:ind w:firstLine="3686"/>
        <w:jc w:val="right"/>
        <w:rPr>
          <w:u w:val="single"/>
          <w:lang w:val="en-US"/>
        </w:rPr>
      </w:pPr>
    </w:p>
    <w:p w14:paraId="2606E5B8" w14:textId="77777777" w:rsidR="0055116A" w:rsidRPr="00D85552" w:rsidRDefault="0055116A" w:rsidP="00D9624E">
      <w:pPr>
        <w:pStyle w:val="a9"/>
        <w:ind w:firstLine="3686"/>
        <w:jc w:val="right"/>
        <w:rPr>
          <w:u w:val="single"/>
          <w:lang w:val="en-US"/>
        </w:rPr>
      </w:pPr>
    </w:p>
    <w:p w14:paraId="71A79BCF" w14:textId="77777777" w:rsidR="0055116A" w:rsidRPr="00D85552" w:rsidRDefault="0055116A" w:rsidP="00D9624E">
      <w:pPr>
        <w:pStyle w:val="a9"/>
        <w:ind w:firstLine="3686"/>
        <w:jc w:val="right"/>
        <w:rPr>
          <w:u w:val="single"/>
          <w:lang w:val="en-US"/>
        </w:rPr>
      </w:pPr>
    </w:p>
    <w:p w14:paraId="4611377B" w14:textId="77777777" w:rsidR="0055116A" w:rsidRPr="00D85552" w:rsidRDefault="0055116A" w:rsidP="00D9624E">
      <w:pPr>
        <w:pStyle w:val="a9"/>
        <w:ind w:firstLine="3686"/>
        <w:jc w:val="right"/>
        <w:rPr>
          <w:u w:val="single"/>
          <w:lang w:val="en-US"/>
        </w:rPr>
      </w:pPr>
    </w:p>
    <w:p w14:paraId="1D8A3716" w14:textId="77777777" w:rsidR="0055116A" w:rsidRPr="00D85552" w:rsidRDefault="0055116A" w:rsidP="00D9624E">
      <w:pPr>
        <w:pStyle w:val="a9"/>
        <w:ind w:firstLine="3686"/>
        <w:jc w:val="right"/>
        <w:rPr>
          <w:u w:val="single"/>
          <w:lang w:val="en-US"/>
        </w:rPr>
      </w:pPr>
    </w:p>
    <w:p w14:paraId="5A7012D1" w14:textId="77777777" w:rsidR="00D85552" w:rsidRDefault="00D9624E" w:rsidP="00D9624E">
      <w:pPr>
        <w:pStyle w:val="a9"/>
        <w:ind w:firstLine="3686"/>
        <w:jc w:val="right"/>
        <w:rPr>
          <w:u w:val="single"/>
        </w:rPr>
      </w:pPr>
      <w:r w:rsidRPr="00F80736">
        <w:rPr>
          <w:u w:val="single"/>
        </w:rPr>
        <w:t>Научные руководители:</w:t>
      </w:r>
    </w:p>
    <w:p w14:paraId="188ED53D" w14:textId="2BE9064A" w:rsidR="00D85552" w:rsidRDefault="00D9624E" w:rsidP="00D9624E">
      <w:pPr>
        <w:pStyle w:val="a9"/>
        <w:ind w:firstLine="3686"/>
        <w:jc w:val="right"/>
        <w:rPr>
          <w:u w:val="single"/>
        </w:rPr>
      </w:pPr>
      <w:r w:rsidRPr="00F80736">
        <w:rPr>
          <w:u w:val="single"/>
        </w:rPr>
        <w:t>Зав. лаб., к.ф.-м.н. Доленко С. А.</w:t>
      </w:r>
    </w:p>
    <w:p w14:paraId="3A973B8F" w14:textId="77777777" w:rsidR="00D9624E" w:rsidRPr="00F80736" w:rsidRDefault="00D9624E" w:rsidP="00D9624E">
      <w:pPr>
        <w:pStyle w:val="a9"/>
        <w:ind w:firstLine="3686"/>
        <w:jc w:val="right"/>
        <w:rPr>
          <w:u w:val="single"/>
        </w:rPr>
      </w:pPr>
      <w:r w:rsidRPr="00F80736">
        <w:rPr>
          <w:u w:val="single"/>
        </w:rPr>
        <w:t xml:space="preserve"> Инженер </w:t>
      </w:r>
      <w:r w:rsidR="00D85552">
        <w:rPr>
          <w:u w:val="single"/>
        </w:rPr>
        <w:t>Владимиров Р.Д.</w:t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-53244473"/>
        <w:docPartObj>
          <w:docPartGallery w:val="Table of Contents"/>
          <w:docPartUnique/>
        </w:docPartObj>
      </w:sdtPr>
      <w:sdtEndPr/>
      <w:sdtContent>
        <w:p w14:paraId="56D4B1D8" w14:textId="77777777" w:rsidR="0055116A" w:rsidRDefault="0055116A">
          <w:pPr>
            <w:pStyle w:val="a8"/>
          </w:pPr>
        </w:p>
        <w:p w14:paraId="38B77D97" w14:textId="77777777" w:rsidR="0055116A" w:rsidRDefault="0055116A">
          <w:pPr>
            <w:pStyle w:val="a8"/>
          </w:pPr>
          <w:r>
            <w:t>Оглавление</w:t>
          </w:r>
        </w:p>
        <w:p w14:paraId="59463DA7" w14:textId="77777777" w:rsidR="00017B0F" w:rsidRDefault="0055116A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45903" w:history="1">
            <w:r w:rsidR="00017B0F" w:rsidRPr="00AB7FA9">
              <w:rPr>
                <w:rStyle w:val="aa"/>
                <w:rFonts w:eastAsia="Times New Roman"/>
                <w:noProof/>
              </w:rPr>
              <w:t>1.</w:t>
            </w:r>
            <w:r w:rsidR="00017B0F">
              <w:rPr>
                <w:rFonts w:eastAsiaTheme="minorEastAsia"/>
                <w:noProof/>
                <w:lang w:eastAsia="ru-RU"/>
              </w:rPr>
              <w:tab/>
            </w:r>
            <w:r w:rsidR="00017B0F" w:rsidRPr="00AB7FA9">
              <w:rPr>
                <w:rStyle w:val="aa"/>
                <w:rFonts w:eastAsia="Times New Roman"/>
                <w:noProof/>
              </w:rPr>
              <w:t>Введение.</w:t>
            </w:r>
            <w:r w:rsidR="00017B0F">
              <w:rPr>
                <w:noProof/>
                <w:webHidden/>
              </w:rPr>
              <w:tab/>
            </w:r>
            <w:r w:rsidR="00017B0F">
              <w:rPr>
                <w:noProof/>
                <w:webHidden/>
              </w:rPr>
              <w:fldChar w:fldCharType="begin"/>
            </w:r>
            <w:r w:rsidR="00017B0F">
              <w:rPr>
                <w:noProof/>
                <w:webHidden/>
              </w:rPr>
              <w:instrText xml:space="preserve"> PAGEREF _Toc166745903 \h </w:instrText>
            </w:r>
            <w:r w:rsidR="00017B0F">
              <w:rPr>
                <w:noProof/>
                <w:webHidden/>
              </w:rPr>
            </w:r>
            <w:r w:rsidR="00017B0F">
              <w:rPr>
                <w:noProof/>
                <w:webHidden/>
              </w:rPr>
              <w:fldChar w:fldCharType="separate"/>
            </w:r>
            <w:r w:rsidR="00017B0F">
              <w:rPr>
                <w:noProof/>
                <w:webHidden/>
              </w:rPr>
              <w:t>3</w:t>
            </w:r>
            <w:r w:rsidR="00017B0F">
              <w:rPr>
                <w:noProof/>
                <w:webHidden/>
              </w:rPr>
              <w:fldChar w:fldCharType="end"/>
            </w:r>
          </w:hyperlink>
        </w:p>
        <w:p w14:paraId="76B814E5" w14:textId="77777777" w:rsidR="00017B0F" w:rsidRDefault="00017B0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745904" w:history="1">
            <w:r w:rsidRPr="00AB7FA9">
              <w:rPr>
                <w:rStyle w:val="aa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7FA9">
              <w:rPr>
                <w:rStyle w:val="aa"/>
                <w:noProof/>
              </w:rPr>
              <w:t>Цель и задачи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67E3F" w14:textId="77777777" w:rsidR="00017B0F" w:rsidRDefault="00017B0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745905" w:history="1">
            <w:r w:rsidRPr="00AB7FA9">
              <w:rPr>
                <w:rStyle w:val="aa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7FA9">
              <w:rPr>
                <w:rStyle w:val="aa"/>
                <w:noProof/>
              </w:rPr>
              <w:t>Обзорная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5DD54" w14:textId="77777777" w:rsidR="00017B0F" w:rsidRDefault="00017B0F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745906" w:history="1">
            <w:r w:rsidRPr="00AB7FA9">
              <w:rPr>
                <w:rStyle w:val="aa"/>
                <w:bCs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7FA9">
              <w:rPr>
                <w:rStyle w:val="aa"/>
                <w:bCs/>
                <w:noProof/>
              </w:rPr>
              <w:t>Предметная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899F5" w14:textId="77777777" w:rsidR="00017B0F" w:rsidRDefault="00017B0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745907" w:history="1">
            <w:r w:rsidRPr="00AB7FA9">
              <w:rPr>
                <w:rStyle w:val="aa"/>
                <w:noProof/>
              </w:rPr>
              <w:t>3.2. Методы обработки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73FEB" w14:textId="77777777" w:rsidR="00017B0F" w:rsidRDefault="00017B0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745908" w:history="1">
            <w:r w:rsidRPr="00AB7FA9">
              <w:rPr>
                <w:rStyle w:val="aa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7FA9">
              <w:rPr>
                <w:rStyle w:val="aa"/>
                <w:noProof/>
              </w:rPr>
              <w:t>Вычислительный эксперимент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BF422" w14:textId="77777777" w:rsidR="00017B0F" w:rsidRDefault="00017B0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745909" w:history="1">
            <w:r w:rsidRPr="00AB7FA9">
              <w:rPr>
                <w:rStyle w:val="aa"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7FA9">
              <w:rPr>
                <w:rStyle w:val="aa"/>
                <w:noProof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1AD6B" w14:textId="77777777" w:rsidR="00017B0F" w:rsidRDefault="00017B0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745910" w:history="1">
            <w:r w:rsidRPr="00AB7FA9">
              <w:rPr>
                <w:rStyle w:val="aa"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7FA9">
              <w:rPr>
                <w:rStyle w:val="aa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6BF63" w14:textId="77777777" w:rsidR="00017B0F" w:rsidRDefault="00017B0F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6745911" w:history="1">
            <w:r w:rsidRPr="00AB7FA9">
              <w:rPr>
                <w:rStyle w:val="aa"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AB7FA9">
              <w:rPr>
                <w:rStyle w:val="aa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_Toc166745911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305B0" w14:textId="77777777" w:rsidR="0055116A" w:rsidRDefault="0055116A">
          <w:r>
            <w:rPr>
              <w:b/>
              <w:bCs/>
            </w:rPr>
            <w:fldChar w:fldCharType="end"/>
          </w:r>
        </w:p>
      </w:sdtContent>
    </w:sdt>
    <w:p w14:paraId="349DE563" w14:textId="77777777" w:rsidR="00063E84" w:rsidRDefault="00063E84" w:rsidP="00063E84">
      <w:pPr>
        <w:rPr>
          <w:lang w:eastAsia="ru-RU"/>
        </w:rPr>
      </w:pPr>
    </w:p>
    <w:p w14:paraId="2875E680" w14:textId="77777777" w:rsidR="00E23ECB" w:rsidRDefault="00E23ECB" w:rsidP="00063E84">
      <w:pPr>
        <w:rPr>
          <w:lang w:eastAsia="ru-RU"/>
        </w:rPr>
      </w:pPr>
    </w:p>
    <w:p w14:paraId="4E1886AE" w14:textId="77777777" w:rsidR="00E23ECB" w:rsidRDefault="00E23ECB" w:rsidP="00063E84">
      <w:pPr>
        <w:rPr>
          <w:lang w:eastAsia="ru-RU"/>
        </w:rPr>
      </w:pPr>
    </w:p>
    <w:p w14:paraId="1DF3944F" w14:textId="77777777" w:rsidR="00E23ECB" w:rsidRDefault="00E23ECB" w:rsidP="00063E84">
      <w:pPr>
        <w:rPr>
          <w:lang w:eastAsia="ru-RU"/>
        </w:rPr>
      </w:pPr>
    </w:p>
    <w:p w14:paraId="248D5F09" w14:textId="77777777" w:rsidR="00E23ECB" w:rsidRDefault="00E23ECB" w:rsidP="00063E84">
      <w:pPr>
        <w:rPr>
          <w:lang w:eastAsia="ru-RU"/>
        </w:rPr>
      </w:pPr>
    </w:p>
    <w:p w14:paraId="5E83A8EB" w14:textId="77777777" w:rsidR="00E23ECB" w:rsidRDefault="00E23ECB" w:rsidP="00063E84">
      <w:pPr>
        <w:rPr>
          <w:lang w:eastAsia="ru-RU"/>
        </w:rPr>
      </w:pPr>
    </w:p>
    <w:p w14:paraId="7BF4389A" w14:textId="77777777" w:rsidR="00E23ECB" w:rsidRDefault="00E23ECB" w:rsidP="00063E84">
      <w:pPr>
        <w:rPr>
          <w:lang w:eastAsia="ru-RU"/>
        </w:rPr>
      </w:pPr>
    </w:p>
    <w:p w14:paraId="632C681A" w14:textId="77777777" w:rsidR="00E23ECB" w:rsidRDefault="00E23ECB" w:rsidP="00063E84">
      <w:pPr>
        <w:rPr>
          <w:lang w:eastAsia="ru-RU"/>
        </w:rPr>
      </w:pPr>
    </w:p>
    <w:p w14:paraId="39A28689" w14:textId="77777777" w:rsidR="00E23ECB" w:rsidRDefault="00E23ECB" w:rsidP="00063E84">
      <w:pPr>
        <w:rPr>
          <w:lang w:eastAsia="ru-RU"/>
        </w:rPr>
      </w:pPr>
    </w:p>
    <w:p w14:paraId="2B100E7C" w14:textId="77777777" w:rsidR="00E23ECB" w:rsidRDefault="00E23ECB" w:rsidP="00063E84">
      <w:pPr>
        <w:rPr>
          <w:lang w:eastAsia="ru-RU"/>
        </w:rPr>
      </w:pPr>
    </w:p>
    <w:p w14:paraId="22088749" w14:textId="77777777" w:rsidR="00E23ECB" w:rsidRDefault="00E23ECB" w:rsidP="00063E84">
      <w:pPr>
        <w:rPr>
          <w:lang w:eastAsia="ru-RU"/>
        </w:rPr>
      </w:pPr>
    </w:p>
    <w:p w14:paraId="3C3AC600" w14:textId="77777777" w:rsidR="00E23ECB" w:rsidRDefault="00E23ECB" w:rsidP="00063E84">
      <w:pPr>
        <w:rPr>
          <w:lang w:eastAsia="ru-RU"/>
        </w:rPr>
      </w:pPr>
    </w:p>
    <w:p w14:paraId="35CAB69B" w14:textId="77777777" w:rsidR="00E23ECB" w:rsidRDefault="00E23ECB" w:rsidP="00063E84">
      <w:pPr>
        <w:rPr>
          <w:lang w:eastAsia="ru-RU"/>
        </w:rPr>
      </w:pPr>
    </w:p>
    <w:p w14:paraId="3CCC3286" w14:textId="77777777" w:rsidR="00E23ECB" w:rsidRDefault="00E23ECB" w:rsidP="00063E84">
      <w:pPr>
        <w:rPr>
          <w:lang w:eastAsia="ru-RU"/>
        </w:rPr>
      </w:pPr>
    </w:p>
    <w:p w14:paraId="00BB0CD6" w14:textId="77777777" w:rsidR="00E23ECB" w:rsidRDefault="00E23ECB" w:rsidP="00063E84">
      <w:pPr>
        <w:rPr>
          <w:lang w:eastAsia="ru-RU"/>
        </w:rPr>
      </w:pPr>
    </w:p>
    <w:p w14:paraId="22E80C2A" w14:textId="77777777" w:rsidR="00E23ECB" w:rsidRDefault="00E23ECB" w:rsidP="00063E84">
      <w:pPr>
        <w:rPr>
          <w:lang w:eastAsia="ru-RU"/>
        </w:rPr>
      </w:pPr>
    </w:p>
    <w:p w14:paraId="3B27775C" w14:textId="77777777" w:rsidR="00E23ECB" w:rsidRDefault="00E23ECB" w:rsidP="00063E84">
      <w:pPr>
        <w:rPr>
          <w:lang w:eastAsia="ru-RU"/>
        </w:rPr>
      </w:pPr>
    </w:p>
    <w:p w14:paraId="741ACA11" w14:textId="77777777" w:rsidR="00D9624E" w:rsidRPr="008A7FF1" w:rsidRDefault="00D9624E" w:rsidP="00F421A3">
      <w:pPr>
        <w:pStyle w:val="1"/>
        <w:numPr>
          <w:ilvl w:val="0"/>
          <w:numId w:val="5"/>
        </w:numPr>
        <w:rPr>
          <w:rFonts w:eastAsia="Times New Roman"/>
        </w:rPr>
      </w:pPr>
      <w:bookmarkStart w:id="0" w:name="_Toc166745903"/>
      <w:r>
        <w:rPr>
          <w:rFonts w:eastAsia="Times New Roman"/>
        </w:rPr>
        <w:lastRenderedPageBreak/>
        <w:t>Введение.</w:t>
      </w:r>
      <w:bookmarkEnd w:id="0"/>
      <w:r>
        <w:rPr>
          <w:rFonts w:eastAsia="Times New Roman"/>
        </w:rPr>
        <w:t xml:space="preserve"> </w:t>
      </w:r>
    </w:p>
    <w:p w14:paraId="42C6D4D4" w14:textId="7B5821D0" w:rsidR="00D9624E" w:rsidRPr="00DD0C7E" w:rsidRDefault="0055116A" w:rsidP="0055116A">
      <w:pPr>
        <w:pStyle w:val="txt"/>
        <w:rPr>
          <w:rFonts w:eastAsia="Times New Roman"/>
          <w:bCs/>
          <w:spacing w:val="-1"/>
          <w:szCs w:val="28"/>
        </w:rPr>
      </w:pPr>
      <w:r>
        <w:rPr>
          <w:rStyle w:val="txt0"/>
        </w:rPr>
        <w:t>Магнитным</w:t>
      </w:r>
      <w:r w:rsidR="00D9624E" w:rsidRPr="002834D4">
        <w:rPr>
          <w:rStyle w:val="txt0"/>
        </w:rPr>
        <w:t xml:space="preserve"> поле</w:t>
      </w:r>
      <w:r>
        <w:rPr>
          <w:rStyle w:val="txt0"/>
        </w:rPr>
        <w:t>м Земли или геомагнитным</w:t>
      </w:r>
      <w:r w:rsidR="00D9624E" w:rsidRPr="002834D4">
        <w:rPr>
          <w:rStyle w:val="txt0"/>
        </w:rPr>
        <w:t xml:space="preserve"> поле</w:t>
      </w:r>
      <w:r>
        <w:rPr>
          <w:rStyle w:val="txt0"/>
        </w:rPr>
        <w:t>м</w:t>
      </w:r>
      <w:r w:rsidR="00D9624E" w:rsidRPr="002834D4">
        <w:rPr>
          <w:rStyle w:val="txt0"/>
        </w:rPr>
        <w:t xml:space="preserve"> </w:t>
      </w:r>
      <w:r>
        <w:rPr>
          <w:rStyle w:val="txt0"/>
        </w:rPr>
        <w:t xml:space="preserve">называют </w:t>
      </w:r>
      <w:r w:rsidR="00D9624E" w:rsidRPr="002834D4">
        <w:rPr>
          <w:rStyle w:val="txt0"/>
        </w:rPr>
        <w:t xml:space="preserve">поле, генерируемое </w:t>
      </w:r>
      <w:proofErr w:type="spellStart"/>
      <w:r w:rsidR="00D9624E" w:rsidRPr="002834D4">
        <w:rPr>
          <w:rStyle w:val="txt0"/>
        </w:rPr>
        <w:t>внутриземными</w:t>
      </w:r>
      <w:proofErr w:type="spellEnd"/>
      <w:r w:rsidR="00664180">
        <w:rPr>
          <w:rStyle w:val="txt0"/>
        </w:rPr>
        <w:t xml:space="preserve"> </w:t>
      </w:r>
      <w:r w:rsidR="00D9624E" w:rsidRPr="002834D4">
        <w:rPr>
          <w:rStyle w:val="txt0"/>
        </w:rPr>
        <w:t>источника</w:t>
      </w:r>
      <w:r>
        <w:rPr>
          <w:rStyle w:val="txt0"/>
        </w:rPr>
        <w:t>ми. Оно</w:t>
      </w:r>
      <w:r w:rsidR="00D9624E" w:rsidRPr="002834D4">
        <w:rPr>
          <w:rStyle w:val="txt0"/>
        </w:rPr>
        <w:t xml:space="preserve"> испытывает возмущения</w:t>
      </w:r>
      <w:r>
        <w:rPr>
          <w:rStyle w:val="txt0"/>
        </w:rPr>
        <w:t>, называемые геомагнитными</w:t>
      </w:r>
      <w:r w:rsidR="00E14808">
        <w:rPr>
          <w:rStyle w:val="txt0"/>
        </w:rPr>
        <w:t xml:space="preserve"> вариациями</w:t>
      </w:r>
      <w:r>
        <w:rPr>
          <w:rStyle w:val="txt0"/>
        </w:rPr>
        <w:t>,</w:t>
      </w:r>
      <w:r w:rsidR="00D9624E" w:rsidRPr="002834D4">
        <w:rPr>
          <w:rStyle w:val="txt0"/>
        </w:rPr>
        <w:t xml:space="preserve"> при взаимодействии его внешнего слоя, магнитосферы, с солнечным ветром - потоком плазмы, электронов и ионов, преимущественно протонов, из солнечной короны</w:t>
      </w:r>
      <w:r>
        <w:rPr>
          <w:rFonts w:eastAsia="Times New Roman"/>
          <w:bCs/>
          <w:spacing w:val="-1"/>
          <w:szCs w:val="28"/>
        </w:rPr>
        <w:t>.</w:t>
      </w:r>
      <w:r w:rsidR="00C41504" w:rsidRPr="00C41504">
        <w:t xml:space="preserve"> </w:t>
      </w:r>
      <w:r w:rsidR="00DD0C7E" w:rsidRPr="00DD0C7E">
        <w:t>[</w:t>
      </w:r>
      <w:r w:rsidR="00DD0C7E">
        <w:rPr>
          <w:lang w:val="en-US"/>
        </w:rPr>
        <w:t>1]</w:t>
      </w:r>
    </w:p>
    <w:p w14:paraId="60DF9D29" w14:textId="3B0AC387" w:rsidR="00D9624E" w:rsidRDefault="00D9624E" w:rsidP="00DD0C7E">
      <w:pPr>
        <w:pStyle w:val="txt"/>
      </w:pPr>
      <w:r>
        <w:t>Для оценки состояния магнитосферы Земли используют различные геомагнитные индексы,</w:t>
      </w:r>
      <w:r w:rsidR="00E14808">
        <w:t xml:space="preserve"> являющиеся</w:t>
      </w:r>
      <w:r w:rsidR="00E14808" w:rsidRPr="00E14808">
        <w:t xml:space="preserve"> количественной мерой геомагнитной активности и предназначен</w:t>
      </w:r>
      <w:r w:rsidR="00664180">
        <w:t>н</w:t>
      </w:r>
      <w:r w:rsidR="00E14808" w:rsidRPr="00E14808">
        <w:t>ы</w:t>
      </w:r>
      <w:r w:rsidR="00E14808">
        <w:t>е</w:t>
      </w:r>
      <w:r w:rsidR="00E14808" w:rsidRPr="00E14808">
        <w:t xml:space="preserve"> для описания вариаций магнитного поля Земли</w:t>
      </w:r>
      <w:r w:rsidR="00E14808">
        <w:t xml:space="preserve">. В </w:t>
      </w:r>
      <w:r>
        <w:t>данной работе взят за основу и</w:t>
      </w:r>
      <w:r w:rsidRPr="002B1C59">
        <w:t>ндекс шторм-тайм вари</w:t>
      </w:r>
      <w:r w:rsidR="00664180">
        <w:t>ации (</w:t>
      </w:r>
      <w:proofErr w:type="spellStart"/>
      <w:r w:rsidR="00664180">
        <w:t>storm-time</w:t>
      </w:r>
      <w:proofErr w:type="spellEnd"/>
      <w:r w:rsidR="00664180">
        <w:t xml:space="preserve"> </w:t>
      </w:r>
      <w:proofErr w:type="spellStart"/>
      <w:r w:rsidR="00664180">
        <w:t>variation</w:t>
      </w:r>
      <w:proofErr w:type="spellEnd"/>
      <w:r w:rsidR="00664180">
        <w:t xml:space="preserve">) </w:t>
      </w:r>
      <w:proofErr w:type="spellStart"/>
      <w:r w:rsidRPr="002B1C59">
        <w:t>Dst</w:t>
      </w:r>
      <w:proofErr w:type="spellEnd"/>
      <w:r w:rsidR="00DD0C7E" w:rsidRPr="00DD0C7E">
        <w:t xml:space="preserve"> [</w:t>
      </w:r>
      <w:r w:rsidR="000636AF">
        <w:t>2</w:t>
      </w:r>
      <w:r w:rsidR="00DD0C7E" w:rsidRPr="00DD0C7E">
        <w:t>]</w:t>
      </w:r>
      <w:del w:id="1" w:author="HP" w:date="2024-05-16T06:07:00Z">
        <w:r w:rsidR="00DF4A09" w:rsidDel="00DD0C7E">
          <w:delText xml:space="preserve"> </w:delText>
        </w:r>
      </w:del>
      <w:r>
        <w:t xml:space="preserve">который </w:t>
      </w:r>
      <w:r w:rsidRPr="002B1C59">
        <w:t>представляет собой максимальное отклонение от спокойного уровня на контрольной цепочке магнитных станций.</w:t>
      </w:r>
      <w:r w:rsidR="00664180" w:rsidRPr="00664180">
        <w:t xml:space="preserve"> </w:t>
      </w:r>
      <w:proofErr w:type="spellStart"/>
      <w:proofErr w:type="gramStart"/>
      <w:r w:rsidR="00664180">
        <w:rPr>
          <w:lang w:val="en-US"/>
        </w:rPr>
        <w:t>Dst</w:t>
      </w:r>
      <w:proofErr w:type="spellEnd"/>
      <w:r w:rsidR="00664180">
        <w:t xml:space="preserve">-индекс вычисляется один раз за </w:t>
      </w:r>
      <w:proofErr w:type="spellStart"/>
      <w:r w:rsidR="00664180">
        <w:t>час</w:t>
      </w:r>
      <w:r w:rsidRPr="002B1C59">
        <w:t>Это</w:t>
      </w:r>
      <w:proofErr w:type="spellEnd"/>
      <w:r w:rsidRPr="002B1C59">
        <w:t xml:space="preserve"> один из наиболее </w:t>
      </w:r>
      <w:r w:rsidR="00664180">
        <w:t xml:space="preserve">часто используемых </w:t>
      </w:r>
      <w:r w:rsidRPr="002B1C59">
        <w:t>индексов при исследовании космической погоды</w:t>
      </w:r>
      <w:r w:rsidR="00664180">
        <w:t xml:space="preserve"> и её влияния на магнитосферу Земли</w:t>
      </w:r>
      <w:r>
        <w:t>.</w:t>
      </w:r>
      <w:proofErr w:type="gramEnd"/>
    </w:p>
    <w:p w14:paraId="7D9D070E" w14:textId="7D1002DC" w:rsidR="00D9624E" w:rsidRPr="00374030" w:rsidRDefault="00D9624E" w:rsidP="0055116A">
      <w:pPr>
        <w:pStyle w:val="txt"/>
      </w:pPr>
      <w:r>
        <w:t xml:space="preserve">Геомагнитные </w:t>
      </w:r>
      <w:r w:rsidR="00E14808">
        <w:t>вариации</w:t>
      </w:r>
      <w:r>
        <w:t xml:space="preserve"> оказывают влияние на работу космических аппаратов, кроме того, сильные</w:t>
      </w:r>
      <w:r w:rsidR="00374030">
        <w:t xml:space="preserve"> геомагнитные возмущения,</w:t>
      </w:r>
      <w:r w:rsidR="00374030" w:rsidRPr="00374030">
        <w:t xml:space="preserve"> </w:t>
      </w:r>
      <w:r>
        <w:t xml:space="preserve">называемые геомагнитными бурями, нарушают функционирование наземных </w:t>
      </w:r>
      <w:r w:rsidR="00244B8F">
        <w:t>технических устройств</w:t>
      </w:r>
      <w:r>
        <w:t>, например</w:t>
      </w:r>
      <w:r w:rsidR="00244B8F">
        <w:t>,</w:t>
      </w:r>
      <w:r>
        <w:t xml:space="preserve"> энергосетей и радиосвязи</w:t>
      </w:r>
      <w:r w:rsidR="00244B8F">
        <w:t>,</w:t>
      </w:r>
      <w:r w:rsidR="00E14808" w:rsidRPr="00E14808">
        <w:t xml:space="preserve"> из-за кольцевых токов, возн</w:t>
      </w:r>
      <w:r w:rsidR="00374030">
        <w:t>икающих в магнитосфере во время</w:t>
      </w:r>
      <w:r w:rsidR="00374030" w:rsidRPr="00374030">
        <w:t xml:space="preserve"> </w:t>
      </w:r>
      <w:r w:rsidR="00E14808" w:rsidRPr="00E14808">
        <w:t>магнитных бурь</w:t>
      </w:r>
      <w:r w:rsidR="00374030">
        <w:t>, и сильных токов, наводимых в проводниках.</w:t>
      </w:r>
    </w:p>
    <w:p w14:paraId="0C24AA23" w14:textId="54B3E5BD" w:rsidR="00D9624E" w:rsidRDefault="00D9624E" w:rsidP="0055116A">
      <w:pPr>
        <w:pStyle w:val="txt"/>
      </w:pPr>
      <w:r>
        <w:t xml:space="preserve">В связи с этим особую важность играет </w:t>
      </w:r>
      <w:r w:rsidR="00244B8F">
        <w:t xml:space="preserve">прогнозирование </w:t>
      </w:r>
      <w:r>
        <w:t>такого рода возмущений, которое, однако, затрудняется тем фактом, что магнитосфера Земли представляет собой</w:t>
      </w:r>
      <w:r w:rsidRPr="00721E17">
        <w:t xml:space="preserve"> многокомпонентную динамическую систему, открытую для внешних воздействий</w:t>
      </w:r>
      <w:r w:rsidR="00244B8F">
        <w:t>. В</w:t>
      </w:r>
      <w:r w:rsidR="002632C9">
        <w:t xml:space="preserve"> совокупности с ч</w:t>
      </w:r>
      <w:r>
        <w:t>резвычайной сложностью описания процессов</w:t>
      </w:r>
      <w:r w:rsidR="002632C9">
        <w:t xml:space="preserve"> в системе</w:t>
      </w:r>
      <w:r>
        <w:t xml:space="preserve"> «Солнце</w:t>
      </w:r>
      <w:r w:rsidR="00C41504" w:rsidRPr="00C41504">
        <w:t xml:space="preserve"> </w:t>
      </w:r>
      <w:r>
        <w:t>- солнечный ветер</w:t>
      </w:r>
      <w:r w:rsidR="00DF4A09">
        <w:t xml:space="preserve"> </w:t>
      </w:r>
      <w:r>
        <w:t xml:space="preserve">- магнитосфера Земли» </w:t>
      </w:r>
      <w:r w:rsidR="002632C9">
        <w:t xml:space="preserve">это </w:t>
      </w:r>
      <w:r>
        <w:t xml:space="preserve">делает построение хорошей физической модели очень непростой задачей, в связи с чем в данной работе используются методы машинного обучения </w:t>
      </w:r>
      <w:r w:rsidR="00244B8F">
        <w:t>(ММО).</w:t>
      </w:r>
    </w:p>
    <w:p w14:paraId="759FB28A" w14:textId="77777777" w:rsidR="00D9624E" w:rsidRPr="005F1021" w:rsidRDefault="00244B8F" w:rsidP="00F421A3">
      <w:pPr>
        <w:pStyle w:val="zag1"/>
        <w:numPr>
          <w:ilvl w:val="0"/>
          <w:numId w:val="5"/>
        </w:numPr>
      </w:pPr>
      <w:bookmarkStart w:id="2" w:name="_Toc166745904"/>
      <w:r>
        <w:t>Цель и з</w:t>
      </w:r>
      <w:r w:rsidR="00D9624E">
        <w:t>адачи работы</w:t>
      </w:r>
      <w:bookmarkEnd w:id="2"/>
      <w:r w:rsidR="00D9624E" w:rsidRPr="005F1021">
        <w:t xml:space="preserve"> </w:t>
      </w:r>
    </w:p>
    <w:p w14:paraId="03C31AC2" w14:textId="77777777" w:rsidR="00244B8F" w:rsidRDefault="00244B8F" w:rsidP="00E14808">
      <w:pPr>
        <w:pStyle w:val="txt"/>
      </w:pPr>
      <w:r w:rsidRPr="00244B8F">
        <w:t xml:space="preserve">Одним из важнейших этапов машинного обучения является предобработка данных, от которой зависит всё дальнейшее обучение. В частности, на качество прогнозирования большое влияние оказывает распределение данных, как для входных признаков, так и для выходного признака (целевой переменной, значение которой прогнозируется). К </w:t>
      </w:r>
      <w:r w:rsidRPr="00244B8F">
        <w:lastRenderedPageBreak/>
        <w:t xml:space="preserve">сожалению, распределение значений индекса </w:t>
      </w:r>
      <w:proofErr w:type="spellStart"/>
      <w:r w:rsidRPr="00244B8F">
        <w:rPr>
          <w:lang w:val="en-US"/>
        </w:rPr>
        <w:t>Dst</w:t>
      </w:r>
      <w:proofErr w:type="spellEnd"/>
      <w:r w:rsidRPr="00244B8F">
        <w:t xml:space="preserve"> весьма далеко как от равномерного, так и от нормального. </w:t>
      </w:r>
    </w:p>
    <w:p w14:paraId="6EE62418" w14:textId="77777777" w:rsidR="00244B8F" w:rsidRDefault="00244B8F" w:rsidP="00E14808">
      <w:pPr>
        <w:pStyle w:val="txt"/>
      </w:pPr>
      <w:r>
        <w:t>Ц</w:t>
      </w:r>
      <w:r w:rsidR="00D9624E">
        <w:t xml:space="preserve">елью данной работы </w:t>
      </w:r>
      <w:r>
        <w:t xml:space="preserve">является проверка предположения о том, что качество прогнозирования </w:t>
      </w:r>
      <w:proofErr w:type="spellStart"/>
      <w:r>
        <w:t>Dst</w:t>
      </w:r>
      <w:proofErr w:type="spellEnd"/>
      <w:r>
        <w:t xml:space="preserve">-индекса с помощью ММО может быть повышено </w:t>
      </w:r>
      <w:r w:rsidR="00D9624E">
        <w:t xml:space="preserve">путем </w:t>
      </w:r>
      <w:r w:rsidR="00D9624E" w:rsidRPr="005F1021">
        <w:t xml:space="preserve">предобработки </w:t>
      </w:r>
      <w:r>
        <w:t>его значений с помощью нелинейного преобразования.</w:t>
      </w:r>
    </w:p>
    <w:p w14:paraId="0E039F96" w14:textId="77777777" w:rsidR="00D9624E" w:rsidRDefault="00D9624E" w:rsidP="00E14808">
      <w:pPr>
        <w:pStyle w:val="txt"/>
      </w:pPr>
      <w:r>
        <w:t xml:space="preserve">Задачами, решаемыми </w:t>
      </w:r>
      <w:r w:rsidR="00244B8F">
        <w:t xml:space="preserve">для достижения </w:t>
      </w:r>
      <w:r>
        <w:t xml:space="preserve">данной цели, были: </w:t>
      </w:r>
    </w:p>
    <w:p w14:paraId="3C0E0280" w14:textId="77777777" w:rsidR="00244B8F" w:rsidRDefault="00244B8F" w:rsidP="00244B8F">
      <w:pPr>
        <w:pStyle w:val="txt"/>
      </w:pPr>
      <w:r>
        <w:t>1) Программная реализация обучения и применения искусственной нейронной сети (НС) типа многослойный персептрон (МСП).</w:t>
      </w:r>
    </w:p>
    <w:p w14:paraId="0082CD82" w14:textId="77777777" w:rsidR="00244B8F" w:rsidRDefault="00244B8F" w:rsidP="00244B8F">
      <w:pPr>
        <w:pStyle w:val="txt"/>
      </w:pPr>
      <w:r>
        <w:t xml:space="preserve">2) Исследование результатов прогнозирования индекса </w:t>
      </w:r>
      <w:proofErr w:type="spellStart"/>
      <w:r>
        <w:rPr>
          <w:lang w:val="en-US"/>
        </w:rPr>
        <w:t>Dst</w:t>
      </w:r>
      <w:proofErr w:type="spellEnd"/>
      <w:r w:rsidRPr="00244B8F">
        <w:t xml:space="preserve"> </w:t>
      </w:r>
      <w:r>
        <w:t xml:space="preserve">с </w:t>
      </w:r>
      <w:bookmarkStart w:id="3" w:name="_GoBack"/>
      <w:bookmarkEnd w:id="3"/>
      <w:r>
        <w:t>горизонтом от 1 до 24 часов с помощью линейной регрессии и МСП.</w:t>
      </w:r>
    </w:p>
    <w:p w14:paraId="3512A202" w14:textId="77777777" w:rsidR="00244B8F" w:rsidRDefault="00244B8F" w:rsidP="00244B8F">
      <w:pPr>
        <w:pStyle w:val="txt"/>
      </w:pPr>
      <w:r>
        <w:t xml:space="preserve">3) Исследование результатов прогнозирования индекса </w:t>
      </w:r>
      <w:proofErr w:type="spellStart"/>
      <w:r>
        <w:rPr>
          <w:lang w:val="en-US"/>
        </w:rPr>
        <w:t>Dst</w:t>
      </w:r>
      <w:proofErr w:type="spellEnd"/>
      <w:r w:rsidRPr="00244B8F">
        <w:t xml:space="preserve"> </w:t>
      </w:r>
      <w:r>
        <w:t>с использованием тех же ММО с предварительным нелинейным преобразованием его значений путём логарифмирования с предварительным смещением и их сравнение с результатами, полученными без преобразования.</w:t>
      </w:r>
    </w:p>
    <w:p w14:paraId="2DAEB904" w14:textId="77777777" w:rsidR="00D9624E" w:rsidRDefault="00D9624E" w:rsidP="00F421A3">
      <w:pPr>
        <w:pStyle w:val="zag1"/>
        <w:numPr>
          <w:ilvl w:val="0"/>
          <w:numId w:val="5"/>
        </w:numPr>
      </w:pPr>
      <w:bookmarkStart w:id="4" w:name="_Toc166745905"/>
      <w:r>
        <w:t>Обзорная часть</w:t>
      </w:r>
      <w:bookmarkEnd w:id="4"/>
    </w:p>
    <w:p w14:paraId="22FC8EDB" w14:textId="77777777" w:rsidR="00D9624E" w:rsidRPr="00CD6F3A" w:rsidRDefault="00D9624E" w:rsidP="00F421A3">
      <w:pPr>
        <w:pStyle w:val="zag2"/>
        <w:numPr>
          <w:ilvl w:val="1"/>
          <w:numId w:val="5"/>
        </w:numPr>
        <w:rPr>
          <w:bCs/>
          <w:lang w:val="ru-RU"/>
        </w:rPr>
      </w:pPr>
      <w:bookmarkStart w:id="5" w:name="_Toc166745906"/>
      <w:r w:rsidRPr="00CD6F3A">
        <w:rPr>
          <w:bCs/>
          <w:lang w:val="ru-RU"/>
        </w:rPr>
        <w:t>Предметная область</w:t>
      </w:r>
      <w:bookmarkEnd w:id="5"/>
    </w:p>
    <w:p w14:paraId="4E0132D3" w14:textId="0D0A7CB4" w:rsidR="00157C24" w:rsidRDefault="00CD6F3A" w:rsidP="00C31779">
      <w:pPr>
        <w:pStyle w:val="txt"/>
      </w:pPr>
      <w:r>
        <w:t>Рассмотрим механизм геомагнитных возмущений.</w:t>
      </w:r>
      <w:r w:rsidR="009D47B6">
        <w:t xml:space="preserve"> </w:t>
      </w:r>
      <w:r w:rsidR="00C31779" w:rsidRPr="00C31779">
        <w:t>Воздействие солнечного ветра на магнитосферу</w:t>
      </w:r>
      <w:r w:rsidR="00C31779">
        <w:t xml:space="preserve"> Земли</w:t>
      </w:r>
      <w:r w:rsidR="00C31779" w:rsidRPr="00C31779">
        <w:t xml:space="preserve"> вызывает поджатие магнитосферы в головной части и возрастание напряженности поля.</w:t>
      </w:r>
      <w:r w:rsidR="00C31779">
        <w:t xml:space="preserve"> Сжатие </w:t>
      </w:r>
      <w:r>
        <w:t xml:space="preserve">же </w:t>
      </w:r>
      <w:r w:rsidR="00C31779">
        <w:t>создает электрически нейтральная плазма солнечного ветра</w:t>
      </w:r>
      <w:r>
        <w:t>.</w:t>
      </w:r>
      <w:r w:rsidR="00C31779">
        <w:t xml:space="preserve"> При столкновении облака плазмы с внешним магнитным полем Земли, отдельные протоны и электроны отражаются под действием силы, перпендикулярной к магнитному полю и направлению движения частиц. Далее, движение заряженных частиц естественным образом создает электрический ток, который в свою очередь создает собственное магнитное поле. Индуцированное поле уничтожает нормальное геомагнитное поле в облаке и усиливает нормальное поле в области между облаком и Землей. Облако продолжает продвигаться до тех пор, пока его энергия не израсходуется на сжатие геомагнитного поля. </w:t>
      </w:r>
      <w:r>
        <w:t>При этом в</w:t>
      </w:r>
      <w:r w:rsidR="00C31779">
        <w:t>озникшая в результате граница называется головной ударной волной.</w:t>
      </w:r>
      <w:r w:rsidR="00467B70" w:rsidRPr="00467B70">
        <w:t xml:space="preserve"> </w:t>
      </w:r>
      <w:r w:rsidR="00467B70" w:rsidRPr="00C41504">
        <w:t>[</w:t>
      </w:r>
      <w:r w:rsidR="00DD0C7E">
        <w:t>3</w:t>
      </w:r>
      <w:r w:rsidR="00467B70" w:rsidRPr="00C41504">
        <w:t>]</w:t>
      </w:r>
    </w:p>
    <w:p w14:paraId="1F07A0E2" w14:textId="1F9D1D0F" w:rsidR="00467B70" w:rsidRDefault="009D47B6" w:rsidP="009D47B6">
      <w:pPr>
        <w:pStyle w:val="txt"/>
      </w:pPr>
      <w:r>
        <w:t xml:space="preserve">Сильные геомагнитные возмущения </w:t>
      </w:r>
      <w:r w:rsidR="00467B70">
        <w:t>(геомагнитные</w:t>
      </w:r>
      <w:r>
        <w:t xml:space="preserve"> бури</w:t>
      </w:r>
      <w:r w:rsidR="00467B70">
        <w:t>)</w:t>
      </w:r>
      <w:r>
        <w:t xml:space="preserve"> делятся на следующие </w:t>
      </w:r>
      <w:r w:rsidR="00467B70">
        <w:t>характерные временные интервалы</w:t>
      </w:r>
      <w:r w:rsidR="00467B70" w:rsidRPr="00467B70">
        <w:t>, называемые фазами бури: начальную фазу (может отсутствовать), главную фазу и фазу восстановления</w:t>
      </w:r>
      <w:r w:rsidR="001C2327">
        <w:t>.</w:t>
      </w:r>
    </w:p>
    <w:p w14:paraId="02B3C031" w14:textId="1D1AF014" w:rsidR="009D47B6" w:rsidRDefault="009D47B6" w:rsidP="009D47B6">
      <w:pPr>
        <w:pStyle w:val="txt"/>
      </w:pPr>
      <w:r>
        <w:lastRenderedPageBreak/>
        <w:t>Буря</w:t>
      </w:r>
      <w:r w:rsidR="003764ED">
        <w:t xml:space="preserve"> часто</w:t>
      </w:r>
      <w:r>
        <w:t xml:space="preserve"> начинается с резкого увеличения </w:t>
      </w:r>
      <w:r w:rsidR="005A545B">
        <w:t xml:space="preserve">индекса </w:t>
      </w:r>
      <w:proofErr w:type="spellStart"/>
      <w:r w:rsidR="005A545B">
        <w:rPr>
          <w:lang w:val="en-US"/>
        </w:rPr>
        <w:t>Dst</w:t>
      </w:r>
      <w:proofErr w:type="spellEnd"/>
      <w:r>
        <w:t xml:space="preserve">. </w:t>
      </w:r>
      <w:r w:rsidR="003764ED">
        <w:t xml:space="preserve">При этом </w:t>
      </w:r>
      <w:r>
        <w:t>временной интервал между внезапным началом бури и моментом уменьшения поля называется начальной фазой.</w:t>
      </w:r>
    </w:p>
    <w:p w14:paraId="44E0D338" w14:textId="77777777" w:rsidR="009D47B6" w:rsidRPr="001659D5" w:rsidRDefault="009D47B6" w:rsidP="009D47B6">
      <w:pPr>
        <w:pStyle w:val="txt"/>
      </w:pPr>
      <w:r>
        <w:t>Уменьшение поля може</w:t>
      </w:r>
      <w:r w:rsidR="005A545B">
        <w:t>т продолжаться несколько часов</w:t>
      </w:r>
      <w:r w:rsidR="005A545B" w:rsidRPr="005A545B">
        <w:t xml:space="preserve"> </w:t>
      </w:r>
      <w:r>
        <w:t>и называется главной фазой.</w:t>
      </w:r>
      <w:r w:rsidR="001659D5" w:rsidRPr="001659D5">
        <w:t xml:space="preserve"> </w:t>
      </w:r>
      <w:r w:rsidR="001659D5">
        <w:t xml:space="preserve">Она характеризуется быстрым падением значения индекса </w:t>
      </w:r>
      <w:proofErr w:type="spellStart"/>
      <w:r w:rsidR="001659D5">
        <w:rPr>
          <w:lang w:val="en-US"/>
        </w:rPr>
        <w:t>Dst</w:t>
      </w:r>
      <w:proofErr w:type="spellEnd"/>
      <w:r w:rsidR="001659D5">
        <w:t>.</w:t>
      </w:r>
    </w:p>
    <w:p w14:paraId="0013E6C3" w14:textId="7CF58880" w:rsidR="00063CC2" w:rsidRPr="00D040A6" w:rsidRDefault="009D47B6" w:rsidP="00063CC2">
      <w:pPr>
        <w:pStyle w:val="txt"/>
      </w:pPr>
      <w:r>
        <w:t xml:space="preserve">Затем начинается медленное восстановление, и </w:t>
      </w:r>
      <w:r w:rsidR="005A545B">
        <w:t xml:space="preserve">индекс </w:t>
      </w:r>
      <w:proofErr w:type="spellStart"/>
      <w:r w:rsidR="005A545B">
        <w:rPr>
          <w:lang w:val="en-US"/>
        </w:rPr>
        <w:t>Dst</w:t>
      </w:r>
      <w:proofErr w:type="spellEnd"/>
      <w:r w:rsidR="005A545B">
        <w:t xml:space="preserve"> </w:t>
      </w:r>
      <w:r>
        <w:t>возвращается к уровню, который был перед бурей</w:t>
      </w:r>
      <w:r w:rsidR="003764ED">
        <w:t>,</w:t>
      </w:r>
      <w:r>
        <w:t xml:space="preserve"> или во многих случаях к уровню немного ниже исходного. </w:t>
      </w:r>
    </w:p>
    <w:p w14:paraId="16888209" w14:textId="77777777" w:rsidR="001659D5" w:rsidRPr="00D040A6" w:rsidRDefault="00063CC2" w:rsidP="00063CC2">
      <w:pPr>
        <w:pStyle w:val="txt"/>
        <w:ind w:firstLine="0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79659D08" wp14:editId="4A462FD2">
                <wp:extent cx="304800" cy="304800"/>
                <wp:effectExtent l="0" t="0" r="0" b="0"/>
                <wp:docPr id="4" name="Прямоугольник 4" descr="data:image/png;base64,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rect w14:anchorId="7D25D4E5" id="Прямоугольник 4" o:spid="_x0000_s1026" alt="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">
        <w:rPr>
          <w:rFonts w:asciiTheme="minorHAnsi" w:hAnsiTheme="minorHAnsi" w:cstheme="minorBidi"/>
          <w:sz w:val="22"/>
        </w:rPr>
        <w:t xml:space="preserve"> </w:t>
      </w:r>
      <w:r w:rsidRPr="00063CC2">
        <w:rPr>
          <w:noProof/>
          <w:lang w:eastAsia="ru-RU"/>
        </w:rPr>
        <mc:AlternateContent>
          <mc:Choice Requires="wps">
            <w:drawing>
              <wp:inline distT="0" distB="0" distL="0" distR="0" wp14:anchorId="01A56522" wp14:editId="412574A9">
                <wp:extent cx="304800" cy="304800"/>
                <wp:effectExtent l="0" t="0" r="0" b="0"/>
                <wp:docPr id="5" name="Прямоугольник 5" descr="data:image/png;base64,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rect w14:anchorId="7D49D197" id="Прямоугольник 5" o:spid="_x0000_s1026" alt="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">
        <w:t xml:space="preserve"> </w:t>
      </w:r>
      <w:r>
        <w:rPr>
          <w:noProof/>
          <w:lang w:eastAsia="ru-RU"/>
        </w:rPr>
        <w:drawing>
          <wp:inline distT="0" distB="0" distL="0" distR="0" wp14:anchorId="54F950C9" wp14:editId="7B9D08B5">
            <wp:extent cx="5940425" cy="3503923"/>
            <wp:effectExtent l="0" t="0" r="3175" b="1905"/>
            <wp:docPr id="7" name="Рисунок 7" descr="https://sun9-10.userapi.com/impg/e-qWKoJ1rK1v77sITqztB3OJLCJ5GQd4TRzjdA/FWp-PMhyBB0.jpg?size=2560x1510&amp;quality=96&amp;sign=e2e2759fcd535ca800dd1c6d20b839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0.userapi.com/impg/e-qWKoJ1rK1v77sITqztB3OJLCJ5GQd4TRzjdA/FWp-PMhyBB0.jpg?size=2560x1510&amp;quality=96&amp;sign=e2e2759fcd535ca800dd1c6d20b83923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59C8" w14:textId="77777777" w:rsidR="001659D5" w:rsidRPr="001659D5" w:rsidRDefault="005A545B" w:rsidP="001659D5">
      <w:pPr>
        <w:pStyle w:val="txt"/>
        <w:jc w:val="center"/>
        <w:rPr>
          <w:i/>
        </w:rPr>
      </w:pPr>
      <w:r>
        <w:rPr>
          <w:i/>
        </w:rPr>
        <w:t xml:space="preserve">Рис. 1. Характерная динамика индекса </w:t>
      </w:r>
      <w:proofErr w:type="spellStart"/>
      <w:r>
        <w:rPr>
          <w:i/>
          <w:lang w:val="en-US"/>
        </w:rPr>
        <w:t>Dst</w:t>
      </w:r>
      <w:proofErr w:type="spellEnd"/>
      <w:r w:rsidRPr="001659D5">
        <w:rPr>
          <w:i/>
        </w:rPr>
        <w:t xml:space="preserve"> </w:t>
      </w:r>
      <w:r>
        <w:rPr>
          <w:i/>
        </w:rPr>
        <w:t xml:space="preserve"> во время геомагнитной бури</w:t>
      </w:r>
    </w:p>
    <w:p w14:paraId="436729CB" w14:textId="77777777" w:rsidR="003764ED" w:rsidRDefault="003764ED" w:rsidP="009D47B6">
      <w:pPr>
        <w:pStyle w:val="txt"/>
      </w:pPr>
    </w:p>
    <w:p w14:paraId="7F0E0BDD" w14:textId="55193731" w:rsidR="009D47B6" w:rsidRDefault="009D47B6" w:rsidP="009D47B6">
      <w:pPr>
        <w:pStyle w:val="txt"/>
      </w:pPr>
      <w:r>
        <w:t xml:space="preserve">Заметим, что бури хорошо выделяются в средних широтах, но в зоне полярных сияний </w:t>
      </w:r>
      <w:r w:rsidR="008101AB">
        <w:t xml:space="preserve">и в более высоких широтах вариации носят другой характер из-за наличия </w:t>
      </w:r>
      <w:r>
        <w:t xml:space="preserve">авроральной </w:t>
      </w:r>
      <w:proofErr w:type="spellStart"/>
      <w:r>
        <w:t>электроструи</w:t>
      </w:r>
      <w:proofErr w:type="spellEnd"/>
      <w:r w:rsidR="008101AB">
        <w:t>. Также межпланетное поле</w:t>
      </w:r>
      <w:r>
        <w:t xml:space="preserve"> может </w:t>
      </w:r>
      <w:proofErr w:type="spellStart"/>
      <w:r>
        <w:t>пересоединяться</w:t>
      </w:r>
      <w:proofErr w:type="spellEnd"/>
      <w:r>
        <w:t xml:space="preserve"> с геомагнитным полем и таким образом непосредственно влиять на магнитные вариации.</w:t>
      </w:r>
    </w:p>
    <w:p w14:paraId="58EA0C7F" w14:textId="77777777" w:rsidR="00CD6F3A" w:rsidRPr="00063CC2" w:rsidRDefault="008101AB" w:rsidP="009D47B6">
      <w:pPr>
        <w:pStyle w:val="txt"/>
      </w:pPr>
      <w:r>
        <w:t>Хочется отметить</w:t>
      </w:r>
      <w:r w:rsidR="009D47B6">
        <w:t xml:space="preserve">, что уменьшение поля иногда может наблюдаться и без внезапного начала бури, а также протекать в различных иррегулярных формах. </w:t>
      </w:r>
      <w:r w:rsidR="00063CC2">
        <w:t>Однако в последние годы термин "магнитная буря" чаще употребляется в том случае, если имеются все характерные фазы: внезапное начало, главная фаза, фаза восстановления.</w:t>
      </w:r>
    </w:p>
    <w:p w14:paraId="25EE4B77" w14:textId="2A24C84F" w:rsidR="00A05931" w:rsidRDefault="00A05931" w:rsidP="008C3282">
      <w:pPr>
        <w:pStyle w:val="txt"/>
        <w:rPr>
          <w:noProof/>
          <w:lang w:eastAsia="ru-RU"/>
        </w:rPr>
      </w:pPr>
      <w:r>
        <w:lastRenderedPageBreak/>
        <w:t xml:space="preserve">Сам </w:t>
      </w:r>
      <w:proofErr w:type="spellStart"/>
      <w:r w:rsidRPr="002B1C59">
        <w:t>Dst</w:t>
      </w:r>
      <w:proofErr w:type="spellEnd"/>
      <w:r>
        <w:t>-индекс</w:t>
      </w:r>
      <w:r w:rsidRPr="002B1C59">
        <w:t xml:space="preserve"> </w:t>
      </w:r>
      <w:r>
        <w:t>характеризует вариацию полей</w:t>
      </w:r>
      <w:r w:rsidRPr="002B1C59">
        <w:t xml:space="preserve"> из нескольких источников: поля токов</w:t>
      </w:r>
      <w:r>
        <w:t>,</w:t>
      </w:r>
      <w:r w:rsidRPr="002B1C59">
        <w:t xml:space="preserve"> текущих вдоль по</w:t>
      </w:r>
      <w:r w:rsidR="00E23ECB">
        <w:t>верхности</w:t>
      </w:r>
      <w:r>
        <w:t xml:space="preserve"> Земли (</w:t>
      </w:r>
      <w:r w:rsidRPr="002B1C59">
        <w:t>ими определяется положительная вариация начально</w:t>
      </w:r>
      <w:r>
        <w:t>й фазы), пол</w:t>
      </w:r>
      <w:r w:rsidR="003764ED">
        <w:t>я</w:t>
      </w:r>
      <w:r>
        <w:t xml:space="preserve"> кольцевого тока</w:t>
      </w:r>
      <w:r w:rsidRPr="002B1C59">
        <w:t xml:space="preserve"> и поля токов, текущих в ионосфере, наиболе</w:t>
      </w:r>
      <w:r>
        <w:t>е значимые в полярных районах</w:t>
      </w:r>
      <w:r w:rsidRPr="002B1C59">
        <w:t>.</w:t>
      </w:r>
      <w:r w:rsidRPr="00F421A3">
        <w:t xml:space="preserve"> Для пол</w:t>
      </w:r>
      <w:r>
        <w:t xml:space="preserve">учения индекса </w:t>
      </w:r>
      <w:proofErr w:type="spellStart"/>
      <w:r>
        <w:t>Dst</w:t>
      </w:r>
      <w:proofErr w:type="spellEnd"/>
      <w:r w:rsidRPr="00F421A3">
        <w:t xml:space="preserve"> используются четыре магнитные обсерватории: </w:t>
      </w:r>
      <w:proofErr w:type="spellStart"/>
      <w:r w:rsidRPr="00F421A3">
        <w:t>Херманус</w:t>
      </w:r>
      <w:proofErr w:type="spellEnd"/>
      <w:r w:rsidRPr="00F421A3">
        <w:t xml:space="preserve">, </w:t>
      </w:r>
      <w:proofErr w:type="spellStart"/>
      <w:r w:rsidRPr="00F421A3">
        <w:t>Какиока</w:t>
      </w:r>
      <w:proofErr w:type="spellEnd"/>
      <w:r w:rsidRPr="00F421A3">
        <w:t xml:space="preserve">, Гонолулу и Сан-Хуан. Эти обсерватории были выбраны по качеству наблюдений, а также по той причине, что их расположение достаточно удалено от авроральных и экваториальных </w:t>
      </w:r>
      <w:proofErr w:type="spellStart"/>
      <w:r w:rsidRPr="00F421A3">
        <w:t>электроджетов</w:t>
      </w:r>
      <w:proofErr w:type="spellEnd"/>
      <w:r w:rsidRPr="00F421A3">
        <w:t xml:space="preserve"> и максимально равномерно распределено по долготе.</w:t>
      </w:r>
      <w:r w:rsidRPr="002B1C59">
        <w:t xml:space="preserve"> </w:t>
      </w:r>
      <w:r>
        <w:rPr>
          <w:color w:val="000000"/>
        </w:rPr>
        <w:t xml:space="preserve">Контрольный уровень для </w:t>
      </w:r>
      <w:proofErr w:type="spellStart"/>
      <w:r>
        <w:rPr>
          <w:color w:val="000000"/>
        </w:rPr>
        <w:t>Dst</w:t>
      </w:r>
      <w:proofErr w:type="spellEnd"/>
      <w:r>
        <w:rPr>
          <w:color w:val="000000"/>
        </w:rPr>
        <w:t xml:space="preserve"> установлен таким образом, чтобы в пять самых тихих дней, обозначенных на международном уровне, индекс </w:t>
      </w:r>
      <w:proofErr w:type="spellStart"/>
      <w:r>
        <w:rPr>
          <w:color w:val="000000"/>
        </w:rPr>
        <w:t>Dst</w:t>
      </w:r>
      <w:proofErr w:type="spellEnd"/>
      <w:r>
        <w:rPr>
          <w:color w:val="000000"/>
        </w:rPr>
        <w:t xml:space="preserve"> в среднем был равен нулю</w:t>
      </w:r>
      <w:r w:rsidR="003764ED">
        <w:rPr>
          <w:color w:val="000000"/>
        </w:rPr>
        <w:t xml:space="preserve"> </w:t>
      </w:r>
      <w:r w:rsidR="003764ED">
        <w:rPr>
          <w:color w:val="000000"/>
          <w:lang w:val="en-US"/>
        </w:rPr>
        <w:t>[</w:t>
      </w:r>
      <w:r w:rsidR="000636AF">
        <w:rPr>
          <w:color w:val="000000"/>
        </w:rPr>
        <w:t>2</w:t>
      </w:r>
      <w:r w:rsidR="003764ED">
        <w:rPr>
          <w:color w:val="000000"/>
          <w:lang w:val="en-US"/>
        </w:rPr>
        <w:t>]</w:t>
      </w:r>
      <w:r w:rsidR="003764ED">
        <w:rPr>
          <w:color w:val="000000"/>
        </w:rPr>
        <w:t>.</w:t>
      </w:r>
    </w:p>
    <w:p w14:paraId="41D1DA37" w14:textId="77777777" w:rsidR="00A05931" w:rsidRDefault="00A05931" w:rsidP="00A05931">
      <w:pPr>
        <w:pStyle w:val="txt"/>
        <w:ind w:firstLine="0"/>
        <w:rPr>
          <w:noProof/>
          <w:lang w:eastAsia="ru-RU"/>
        </w:rPr>
      </w:pPr>
    </w:p>
    <w:p w14:paraId="2AAD3C7C" w14:textId="77777777" w:rsidR="00907337" w:rsidRDefault="00907337" w:rsidP="00907337">
      <w:pPr>
        <w:pStyle w:val="txt"/>
        <w:jc w:val="center"/>
      </w:pPr>
      <w:r>
        <w:rPr>
          <w:noProof/>
          <w:lang w:eastAsia="ru-RU"/>
        </w:rPr>
        <w:drawing>
          <wp:inline distT="0" distB="0" distL="0" distR="0" wp14:anchorId="5263F1DA" wp14:editId="5F4219D3">
            <wp:extent cx="3378200" cy="3025767"/>
            <wp:effectExtent l="0" t="0" r="0" b="3810"/>
            <wp:docPr id="1" name="Рисунок 1" descr="https://wdc.kugi.kyoto-u.ac.jp/dstdir/dst2/Image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dc.kugi.kyoto-u.ac.jp/dstdir/dst2/Image12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007" cy="302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625FB" w14:textId="31BD3B88" w:rsidR="00A05931" w:rsidRPr="00D040A6" w:rsidRDefault="00A05931" w:rsidP="00A05931">
      <w:pPr>
        <w:pStyle w:val="txt"/>
        <w:jc w:val="center"/>
        <w:rPr>
          <w:color w:val="000000"/>
        </w:rPr>
      </w:pPr>
      <w:r>
        <w:rPr>
          <w:i/>
        </w:rPr>
        <w:t>Рис. 2. Расположение магнитных обсерваторий</w:t>
      </w:r>
      <w:r w:rsidR="003764ED" w:rsidRPr="008D4036">
        <w:rPr>
          <w:i/>
        </w:rPr>
        <w:t>.</w:t>
      </w:r>
    </w:p>
    <w:p w14:paraId="5171AA75" w14:textId="77777777" w:rsidR="003764ED" w:rsidRDefault="003764ED" w:rsidP="0021169C">
      <w:pPr>
        <w:pStyle w:val="txt"/>
      </w:pPr>
    </w:p>
    <w:p w14:paraId="481BEC38" w14:textId="16750B1A" w:rsidR="0021169C" w:rsidRDefault="0021169C" w:rsidP="0021169C">
      <w:pPr>
        <w:pStyle w:val="txt"/>
      </w:pPr>
      <w:r w:rsidRPr="0021169C">
        <w:t xml:space="preserve">Основные возмущения в </w:t>
      </w:r>
      <w:proofErr w:type="spellStart"/>
      <w:r w:rsidRPr="0021169C">
        <w:t>Dst</w:t>
      </w:r>
      <w:proofErr w:type="spellEnd"/>
      <w:r w:rsidRPr="0021169C">
        <w:t xml:space="preserve"> носят характер понижения геомагнитного поля. Эти ослабления поля производятся главным образом экваториальной токовой системой в магнитосфере, обычно называемой кольцевым током. Ток нейтрального слоя, текущий через хвост магнитосферы, вносит небольшой вклад в уменьшение поля вблизи Земли. Положительные изменения </w:t>
      </w:r>
      <w:proofErr w:type="spellStart"/>
      <w:r w:rsidRPr="0021169C">
        <w:t>Dst</w:t>
      </w:r>
      <w:proofErr w:type="spellEnd"/>
      <w:r w:rsidRPr="0021169C">
        <w:t xml:space="preserve"> в основном вызваны сжатием магнитосферы из-за увели</w:t>
      </w:r>
      <w:r>
        <w:t>чения давления солнечного ветра</w:t>
      </w:r>
      <w:r w:rsidR="003764ED" w:rsidRPr="00D040A6">
        <w:t xml:space="preserve"> [</w:t>
      </w:r>
      <w:r w:rsidR="000636AF">
        <w:t>3</w:t>
      </w:r>
      <w:r w:rsidR="000636AF" w:rsidRPr="000636AF">
        <w:t>]</w:t>
      </w:r>
      <w:r>
        <w:t>.</w:t>
      </w:r>
    </w:p>
    <w:p w14:paraId="7241F89B" w14:textId="0BB48E8C" w:rsidR="00D9624E" w:rsidRPr="0021169C" w:rsidRDefault="0038746B" w:rsidP="0021169C">
      <w:pPr>
        <w:pStyle w:val="txt"/>
        <w:rPr>
          <w:rStyle w:val="txt0"/>
          <w:color w:val="000000"/>
        </w:rPr>
      </w:pPr>
      <w:r>
        <w:rPr>
          <w:rStyle w:val="txt0"/>
        </w:rPr>
        <w:t xml:space="preserve">Значение индекса </w:t>
      </w:r>
      <w:proofErr w:type="spellStart"/>
      <w:r>
        <w:rPr>
          <w:rStyle w:val="txt0"/>
          <w:lang w:val="en-US"/>
        </w:rPr>
        <w:t>Dst</w:t>
      </w:r>
      <w:proofErr w:type="spellEnd"/>
      <w:r w:rsidRPr="0038746B">
        <w:rPr>
          <w:rStyle w:val="txt0"/>
        </w:rPr>
        <w:t xml:space="preserve"> зависит от парамет</w:t>
      </w:r>
      <w:r>
        <w:rPr>
          <w:rStyle w:val="txt0"/>
        </w:rPr>
        <w:t>ров плазмы солнечного ветра</w:t>
      </w:r>
      <w:r w:rsidRPr="0038746B">
        <w:rPr>
          <w:rStyle w:val="txt0"/>
        </w:rPr>
        <w:t xml:space="preserve"> – скорости и плотности, параметров межп</w:t>
      </w:r>
      <w:r>
        <w:rPr>
          <w:rStyle w:val="txt0"/>
        </w:rPr>
        <w:t xml:space="preserve">ланетного магнитного поля  </w:t>
      </w:r>
      <w:r w:rsidRPr="0038746B">
        <w:rPr>
          <w:rStyle w:val="txt0"/>
        </w:rPr>
        <w:t>– модуля вектора магнитной индукции и его z-компоненты</w:t>
      </w:r>
      <w:r w:rsidR="00832F4D" w:rsidRPr="00D040A6">
        <w:rPr>
          <w:rStyle w:val="txt0"/>
        </w:rPr>
        <w:t xml:space="preserve"> (</w:t>
      </w:r>
      <w:r w:rsidR="00832F4D">
        <w:rPr>
          <w:rStyle w:val="txt0"/>
        </w:rPr>
        <w:t xml:space="preserve">в системе </w:t>
      </w:r>
      <w:r w:rsidR="00832F4D">
        <w:rPr>
          <w:rStyle w:val="txt0"/>
        </w:rPr>
        <w:lastRenderedPageBreak/>
        <w:t xml:space="preserve">координат </w:t>
      </w:r>
      <w:r w:rsidR="00832F4D">
        <w:rPr>
          <w:rStyle w:val="txt0"/>
          <w:lang w:val="en-US"/>
        </w:rPr>
        <w:t>GSM</w:t>
      </w:r>
      <w:r w:rsidR="00832F4D" w:rsidRPr="00D040A6">
        <w:rPr>
          <w:rStyle w:val="txt0"/>
        </w:rPr>
        <w:t>)</w:t>
      </w:r>
      <w:r w:rsidRPr="0038746B">
        <w:rPr>
          <w:rStyle w:val="txt0"/>
        </w:rPr>
        <w:t xml:space="preserve">, </w:t>
      </w:r>
      <w:r>
        <w:rPr>
          <w:rStyle w:val="txt0"/>
        </w:rPr>
        <w:t xml:space="preserve">а также от </w:t>
      </w:r>
      <w:r w:rsidRPr="0038746B">
        <w:rPr>
          <w:rStyle w:val="txt0"/>
        </w:rPr>
        <w:t xml:space="preserve">положения Земли относительно Солнца, вращения Земли, </w:t>
      </w:r>
      <w:r>
        <w:rPr>
          <w:rStyle w:val="txt0"/>
        </w:rPr>
        <w:t xml:space="preserve">и </w:t>
      </w:r>
      <w:r w:rsidRPr="0038746B">
        <w:rPr>
          <w:rStyle w:val="txt0"/>
        </w:rPr>
        <w:t xml:space="preserve">от предыстории всех данных значений. </w:t>
      </w:r>
      <w:r>
        <w:rPr>
          <w:rStyle w:val="txt0"/>
        </w:rPr>
        <w:t xml:space="preserve">Чтобы исключить зависимость параметров </w:t>
      </w:r>
      <w:r w:rsidRPr="0038746B">
        <w:rPr>
          <w:rStyle w:val="txt0"/>
        </w:rPr>
        <w:t>солнечного</w:t>
      </w:r>
      <w:r w:rsidR="0021169C">
        <w:rPr>
          <w:rStyle w:val="txt0"/>
        </w:rPr>
        <w:t xml:space="preserve"> ветра</w:t>
      </w:r>
      <w:r w:rsidRPr="0038746B">
        <w:rPr>
          <w:rStyle w:val="txt0"/>
        </w:rPr>
        <w:t xml:space="preserve"> </w:t>
      </w:r>
      <w:r>
        <w:rPr>
          <w:rStyle w:val="txt0"/>
        </w:rPr>
        <w:t xml:space="preserve">и </w:t>
      </w:r>
      <w:r w:rsidRPr="0038746B">
        <w:rPr>
          <w:rStyle w:val="txt0"/>
        </w:rPr>
        <w:t xml:space="preserve">параметров межпланетного магнитного </w:t>
      </w:r>
      <w:r>
        <w:rPr>
          <w:rStyle w:val="txt0"/>
        </w:rPr>
        <w:t>п</w:t>
      </w:r>
      <w:r w:rsidRPr="0038746B">
        <w:rPr>
          <w:rStyle w:val="txt0"/>
        </w:rPr>
        <w:t>оля</w:t>
      </w:r>
      <w:r>
        <w:rPr>
          <w:rStyle w:val="txt0"/>
        </w:rPr>
        <w:t xml:space="preserve"> от </w:t>
      </w:r>
      <w:r w:rsidRPr="0038746B">
        <w:rPr>
          <w:rStyle w:val="txt0"/>
        </w:rPr>
        <w:t>положения измерительного прибора в пространстве, необходимо</w:t>
      </w:r>
      <w:r>
        <w:rPr>
          <w:rStyle w:val="txt0"/>
        </w:rPr>
        <w:t>, чтобы космический аппарат</w:t>
      </w:r>
      <w:r w:rsidRPr="0038746B">
        <w:rPr>
          <w:rStyle w:val="txt0"/>
        </w:rPr>
        <w:t>, который проводит измерения, всегда находился на одном и том же постоянном расстоянии от Земли и от Солнца. Для выполнения данного ус</w:t>
      </w:r>
      <w:r>
        <w:rPr>
          <w:rStyle w:val="txt0"/>
        </w:rPr>
        <w:t>ловия подходит точка Лагранжа</w:t>
      </w:r>
      <w:r w:rsidRPr="0038746B">
        <w:rPr>
          <w:rStyle w:val="txt0"/>
        </w:rPr>
        <w:t xml:space="preserve"> – точка гравитационного равновесия, которая находится в 1,5 миллиона километров от Земли. В </w:t>
      </w:r>
      <w:r>
        <w:rPr>
          <w:rStyle w:val="txt0"/>
        </w:rPr>
        <w:t>данной</w:t>
      </w:r>
      <w:r w:rsidRPr="0038746B">
        <w:rPr>
          <w:rStyle w:val="txt0"/>
        </w:rPr>
        <w:t xml:space="preserve"> точке (на орбитах малого радиуса вокруг неё) возможно обеспечить </w:t>
      </w:r>
      <w:r>
        <w:rPr>
          <w:rStyle w:val="txt0"/>
        </w:rPr>
        <w:t>длительное нахождение аппарата.</w:t>
      </w:r>
      <w:r w:rsidRPr="0038746B">
        <w:rPr>
          <w:rStyle w:val="txt0"/>
        </w:rPr>
        <w:t xml:space="preserve"> </w:t>
      </w:r>
      <w:r>
        <w:rPr>
          <w:rStyle w:val="txt0"/>
        </w:rPr>
        <w:t>П</w:t>
      </w:r>
      <w:r w:rsidRPr="0038746B">
        <w:rPr>
          <w:rStyle w:val="txt0"/>
        </w:rPr>
        <w:t>ри этом сигнал от него доходит до Земли за 5 секунд</w:t>
      </w:r>
      <w:r>
        <w:rPr>
          <w:rStyle w:val="txt0"/>
        </w:rPr>
        <w:t>, тогда как солнечный ветер</w:t>
      </w:r>
      <w:r w:rsidRPr="0038746B">
        <w:rPr>
          <w:rStyle w:val="txt0"/>
        </w:rPr>
        <w:t xml:space="preserve"> проходит данное расстояние за время около 40 минут. </w:t>
      </w:r>
    </w:p>
    <w:p w14:paraId="67EB5176" w14:textId="4F27CA15" w:rsidR="00DE1068" w:rsidRPr="00D040A6" w:rsidRDefault="00DE1068" w:rsidP="0021169C">
      <w:pPr>
        <w:pStyle w:val="txt"/>
        <w:rPr>
          <w:rFonts w:eastAsia="Times New Roman"/>
          <w:bCs/>
          <w:i/>
          <w:spacing w:val="-1"/>
          <w:sz w:val="24"/>
          <w:szCs w:val="24"/>
        </w:rPr>
      </w:pPr>
      <w:r>
        <w:rPr>
          <w:rStyle w:val="txt0"/>
        </w:rPr>
        <w:t>Данные</w:t>
      </w:r>
      <w:r w:rsidRPr="00DE1068">
        <w:rPr>
          <w:rStyle w:val="txt0"/>
        </w:rPr>
        <w:t xml:space="preserve"> </w:t>
      </w:r>
      <w:r>
        <w:rPr>
          <w:rStyle w:val="txt0"/>
        </w:rPr>
        <w:t>для</w:t>
      </w:r>
      <w:r w:rsidRPr="00DE1068">
        <w:rPr>
          <w:rStyle w:val="txt0"/>
        </w:rPr>
        <w:t xml:space="preserve"> </w:t>
      </w:r>
      <w:r w:rsidR="0021169C">
        <w:rPr>
          <w:rStyle w:val="txt0"/>
        </w:rPr>
        <w:t>настоящей</w:t>
      </w:r>
      <w:r w:rsidRPr="00DE1068">
        <w:rPr>
          <w:rStyle w:val="txt0"/>
        </w:rPr>
        <w:t xml:space="preserve"> </w:t>
      </w:r>
      <w:r>
        <w:rPr>
          <w:rStyle w:val="txt0"/>
        </w:rPr>
        <w:t>работы</w:t>
      </w:r>
      <w:r w:rsidRPr="00DE1068">
        <w:rPr>
          <w:rStyle w:val="txt0"/>
        </w:rPr>
        <w:t xml:space="preserve"> </w:t>
      </w:r>
      <w:r>
        <w:rPr>
          <w:rStyle w:val="txt0"/>
        </w:rPr>
        <w:t>были</w:t>
      </w:r>
      <w:r w:rsidRPr="00DE1068">
        <w:rPr>
          <w:rStyle w:val="txt0"/>
        </w:rPr>
        <w:t xml:space="preserve"> </w:t>
      </w:r>
      <w:r>
        <w:rPr>
          <w:rStyle w:val="txt0"/>
        </w:rPr>
        <w:t>взяты</w:t>
      </w:r>
      <w:r w:rsidRPr="00DE1068">
        <w:rPr>
          <w:rStyle w:val="txt0"/>
        </w:rPr>
        <w:t xml:space="preserve"> </w:t>
      </w:r>
      <w:r>
        <w:rPr>
          <w:rStyle w:val="txt0"/>
        </w:rPr>
        <w:t>из</w:t>
      </w:r>
      <w:r w:rsidRPr="00DE1068">
        <w:rPr>
          <w:rStyle w:val="txt0"/>
        </w:rPr>
        <w:t xml:space="preserve"> </w:t>
      </w:r>
      <w:r>
        <w:rPr>
          <w:rStyle w:val="txt0"/>
        </w:rPr>
        <w:t>Центра</w:t>
      </w:r>
      <w:r w:rsidRPr="00DE1068">
        <w:rPr>
          <w:rStyle w:val="txt0"/>
        </w:rPr>
        <w:t xml:space="preserve"> </w:t>
      </w:r>
      <w:r>
        <w:rPr>
          <w:rStyle w:val="txt0"/>
        </w:rPr>
        <w:t xml:space="preserve">Анализа Данных для </w:t>
      </w:r>
      <w:proofErr w:type="spellStart"/>
      <w:r>
        <w:rPr>
          <w:rStyle w:val="txt0"/>
        </w:rPr>
        <w:t>Геомагнитизма</w:t>
      </w:r>
      <w:proofErr w:type="spellEnd"/>
      <w:r>
        <w:rPr>
          <w:rStyle w:val="txt0"/>
        </w:rPr>
        <w:t xml:space="preserve"> и Космического магнетизма Университета Киото</w:t>
      </w:r>
      <w:r w:rsidR="00832F4D" w:rsidRPr="00D040A6">
        <w:rPr>
          <w:rStyle w:val="txt0"/>
        </w:rPr>
        <w:t xml:space="preserve"> </w:t>
      </w:r>
      <w:r>
        <w:rPr>
          <w:rStyle w:val="txt0"/>
        </w:rPr>
        <w:t>(</w:t>
      </w:r>
      <w:r w:rsidRPr="00DE1068">
        <w:rPr>
          <w:rStyle w:val="txt0"/>
          <w:lang w:val="en-US"/>
        </w:rPr>
        <w:t>Data</w:t>
      </w:r>
      <w:r w:rsidRPr="00DE1068">
        <w:rPr>
          <w:rStyle w:val="txt0"/>
        </w:rPr>
        <w:t xml:space="preserve"> </w:t>
      </w:r>
      <w:r w:rsidRPr="00DE1068">
        <w:rPr>
          <w:rStyle w:val="txt0"/>
          <w:lang w:val="en-US"/>
        </w:rPr>
        <w:t>Analysis</w:t>
      </w:r>
      <w:r w:rsidRPr="00DE1068">
        <w:rPr>
          <w:rStyle w:val="txt0"/>
        </w:rPr>
        <w:t xml:space="preserve"> </w:t>
      </w:r>
      <w:r w:rsidRPr="00DE1068">
        <w:rPr>
          <w:rStyle w:val="txt0"/>
          <w:lang w:val="en-US"/>
        </w:rPr>
        <w:t>Center</w:t>
      </w:r>
      <w:r w:rsidRPr="00DE1068">
        <w:rPr>
          <w:rStyle w:val="txt0"/>
        </w:rPr>
        <w:t xml:space="preserve"> </w:t>
      </w:r>
      <w:r w:rsidRPr="00DE1068">
        <w:rPr>
          <w:rStyle w:val="txt0"/>
          <w:lang w:val="en-US"/>
        </w:rPr>
        <w:t>for</w:t>
      </w:r>
      <w:r w:rsidRPr="00DE1068">
        <w:rPr>
          <w:rStyle w:val="txt0"/>
        </w:rPr>
        <w:t xml:space="preserve"> </w:t>
      </w:r>
      <w:r w:rsidRPr="00DE1068">
        <w:rPr>
          <w:rStyle w:val="txt0"/>
          <w:lang w:val="en-US"/>
        </w:rPr>
        <w:t>Geomagnetism</w:t>
      </w:r>
      <w:r w:rsidRPr="00DE1068">
        <w:rPr>
          <w:rStyle w:val="txt0"/>
        </w:rPr>
        <w:t xml:space="preserve"> </w:t>
      </w:r>
      <w:r w:rsidRPr="00DE1068">
        <w:rPr>
          <w:rStyle w:val="txt0"/>
          <w:lang w:val="en-US"/>
        </w:rPr>
        <w:t>and</w:t>
      </w:r>
      <w:r w:rsidRPr="00DE1068">
        <w:rPr>
          <w:rStyle w:val="txt0"/>
        </w:rPr>
        <w:t xml:space="preserve"> </w:t>
      </w:r>
      <w:r w:rsidRPr="00DE1068">
        <w:rPr>
          <w:rStyle w:val="txt0"/>
          <w:lang w:val="en-US"/>
        </w:rPr>
        <w:t>Space</w:t>
      </w:r>
      <w:r w:rsidRPr="00DE1068">
        <w:rPr>
          <w:rStyle w:val="txt0"/>
        </w:rPr>
        <w:t xml:space="preserve"> </w:t>
      </w:r>
      <w:r w:rsidRPr="00DE1068">
        <w:rPr>
          <w:rStyle w:val="txt0"/>
          <w:lang w:val="en-US"/>
        </w:rPr>
        <w:t>Magnetism</w:t>
      </w:r>
      <w:r w:rsidRPr="00DE1068">
        <w:rPr>
          <w:rStyle w:val="txt0"/>
        </w:rPr>
        <w:t xml:space="preserve"> </w:t>
      </w:r>
      <w:r w:rsidRPr="00DE1068">
        <w:rPr>
          <w:rStyle w:val="txt0"/>
          <w:lang w:val="en-US"/>
        </w:rPr>
        <w:t>Graduate</w:t>
      </w:r>
      <w:r w:rsidRPr="00DE1068">
        <w:rPr>
          <w:rStyle w:val="txt0"/>
        </w:rPr>
        <w:t xml:space="preserve"> </w:t>
      </w:r>
      <w:r w:rsidRPr="00DE1068">
        <w:rPr>
          <w:rStyle w:val="txt0"/>
          <w:lang w:val="en-US"/>
        </w:rPr>
        <w:t>School</w:t>
      </w:r>
      <w:r w:rsidRPr="00DE1068">
        <w:rPr>
          <w:rStyle w:val="txt0"/>
        </w:rPr>
        <w:t xml:space="preserve"> </w:t>
      </w:r>
      <w:r w:rsidRPr="00DE1068">
        <w:rPr>
          <w:rStyle w:val="txt0"/>
          <w:lang w:val="en-US"/>
        </w:rPr>
        <w:t>of</w:t>
      </w:r>
      <w:r w:rsidRPr="00DE1068">
        <w:rPr>
          <w:rStyle w:val="txt0"/>
        </w:rPr>
        <w:t xml:space="preserve"> </w:t>
      </w:r>
      <w:r w:rsidRPr="00DE1068">
        <w:rPr>
          <w:rStyle w:val="txt0"/>
          <w:lang w:val="en-US"/>
        </w:rPr>
        <w:t>Science</w:t>
      </w:r>
      <w:r w:rsidRPr="00DE1068">
        <w:rPr>
          <w:rStyle w:val="txt0"/>
        </w:rPr>
        <w:t xml:space="preserve">, </w:t>
      </w:r>
      <w:r w:rsidRPr="00DE1068">
        <w:rPr>
          <w:rStyle w:val="txt0"/>
          <w:lang w:val="en-US"/>
        </w:rPr>
        <w:t>Kyoto</w:t>
      </w:r>
      <w:r w:rsidRPr="00DE1068">
        <w:rPr>
          <w:rStyle w:val="txt0"/>
        </w:rPr>
        <w:t xml:space="preserve"> </w:t>
      </w:r>
      <w:r w:rsidRPr="00DE1068">
        <w:rPr>
          <w:rStyle w:val="txt0"/>
          <w:lang w:val="en-US"/>
        </w:rPr>
        <w:t>University</w:t>
      </w:r>
      <w:r w:rsidRPr="00DE1068">
        <w:rPr>
          <w:rStyle w:val="txt0"/>
        </w:rPr>
        <w:t>)</w:t>
      </w:r>
      <w:r w:rsidR="00832F4D" w:rsidRPr="00D040A6">
        <w:rPr>
          <w:rStyle w:val="txt0"/>
        </w:rPr>
        <w:t xml:space="preserve"> [</w:t>
      </w:r>
      <w:r w:rsidR="000636AF">
        <w:rPr>
          <w:rStyle w:val="txt0"/>
        </w:rPr>
        <w:t>4</w:t>
      </w:r>
      <w:r w:rsidR="00832F4D" w:rsidRPr="00D040A6">
        <w:rPr>
          <w:rStyle w:val="txt0"/>
        </w:rPr>
        <w:t>].</w:t>
      </w:r>
    </w:p>
    <w:p w14:paraId="49A0FF26" w14:textId="66EE5B76" w:rsidR="00D9624E" w:rsidRPr="00D040A6" w:rsidRDefault="00F421A3" w:rsidP="00F421A3">
      <w:pPr>
        <w:pStyle w:val="zag2"/>
        <w:rPr>
          <w:lang w:val="ru-RU"/>
        </w:rPr>
      </w:pPr>
      <w:bookmarkStart w:id="6" w:name="_Toc166745907"/>
      <w:r w:rsidRPr="00DE1068">
        <w:rPr>
          <w:lang w:val="ru-RU"/>
        </w:rPr>
        <w:t xml:space="preserve">3.2. </w:t>
      </w:r>
      <w:r w:rsidR="00D9624E" w:rsidRPr="00DE1068">
        <w:rPr>
          <w:rStyle w:val="zag10"/>
          <w:b w:val="0"/>
          <w:bCs w:val="0"/>
          <w:sz w:val="26"/>
          <w:lang w:val="ru-RU"/>
        </w:rPr>
        <w:t xml:space="preserve">Методы </w:t>
      </w:r>
      <w:r w:rsidR="005D345B">
        <w:rPr>
          <w:rStyle w:val="zag10"/>
          <w:b w:val="0"/>
          <w:bCs w:val="0"/>
          <w:sz w:val="26"/>
          <w:lang w:val="ru-RU"/>
        </w:rPr>
        <w:t>обработки данных</w:t>
      </w:r>
      <w:bookmarkEnd w:id="6"/>
    </w:p>
    <w:p w14:paraId="40692222" w14:textId="36FB7D6B" w:rsidR="006F41E8" w:rsidRDefault="006F41E8" w:rsidP="00C81339">
      <w:pPr>
        <w:pStyle w:val="txt"/>
      </w:pPr>
      <w:r w:rsidRPr="006F41E8">
        <w:t>В да</w:t>
      </w:r>
      <w:r>
        <w:t>нной работе, как уже было сказа</w:t>
      </w:r>
      <w:r w:rsidRPr="006F41E8">
        <w:t xml:space="preserve">но выше, были применены методы машинного обучения - класс методов искусственного интеллекта, характерной чертой которых является не прямое решение задачи, а обучение </w:t>
      </w:r>
      <w:r w:rsidR="005D345B">
        <w:t xml:space="preserve">(подстройка параметров модели) </w:t>
      </w:r>
      <w:r w:rsidRPr="006F41E8">
        <w:t xml:space="preserve">за счёт </w:t>
      </w:r>
      <w:r w:rsidR="005D345B">
        <w:t>использования результатов решения</w:t>
      </w:r>
      <w:r w:rsidRPr="006F41E8">
        <w:t xml:space="preserve"> множества сходных задач. Конкретно в данной </w:t>
      </w:r>
      <w:r w:rsidR="005D345B">
        <w:t>работе</w:t>
      </w:r>
      <w:r w:rsidR="005D345B" w:rsidRPr="006F41E8">
        <w:t xml:space="preserve"> </w:t>
      </w:r>
      <w:r w:rsidRPr="006F41E8">
        <w:t>использовалась линейная регрессия с разли</w:t>
      </w:r>
      <w:r>
        <w:t>чными</w:t>
      </w:r>
      <w:r w:rsidRPr="006F41E8">
        <w:t xml:space="preserve"> способами регуляризации, а также нейронная сеть вида </w:t>
      </w:r>
      <w:r w:rsidR="005D345B">
        <w:t>много</w:t>
      </w:r>
      <w:r w:rsidRPr="006F41E8">
        <w:t>слойный персептрон с единственным скрытым слоем.</w:t>
      </w:r>
    </w:p>
    <w:p w14:paraId="1C4F3737" w14:textId="007826E5" w:rsidR="009D553F" w:rsidRPr="00D040A6" w:rsidRDefault="0041166A" w:rsidP="00C81339">
      <w:pPr>
        <w:pStyle w:val="txt"/>
        <w:rPr>
          <w:rFonts w:eastAsiaTheme="minorEastAsia"/>
        </w:rPr>
      </w:pPr>
      <w:r w:rsidRPr="0041166A">
        <w:t xml:space="preserve">Регрессия — способ </w:t>
      </w:r>
      <w:r w:rsidR="005D345B">
        <w:t>построить</w:t>
      </w:r>
      <w:r w:rsidR="005D345B" w:rsidRPr="0041166A">
        <w:t xml:space="preserve"> </w:t>
      </w:r>
      <w:r w:rsidR="009849C2">
        <w:t>на основании</w:t>
      </w:r>
      <w:r w:rsidR="009849C2" w:rsidRPr="0041166A">
        <w:t xml:space="preserve"> </w:t>
      </w:r>
      <w:r w:rsidRPr="0041166A">
        <w:t xml:space="preserve">семейства функций </w:t>
      </w:r>
      <w:r w:rsidR="009849C2">
        <w:t>модель</w:t>
      </w:r>
      <w:r w:rsidRPr="0041166A">
        <w:t>, которая минимизирует функцию потерь. Последняя характеризует</w:t>
      </w:r>
      <w:r>
        <w:t xml:space="preserve"> то,</w:t>
      </w:r>
      <w:r w:rsidRPr="0041166A">
        <w:t xml:space="preserve"> насколько сильно </w:t>
      </w:r>
      <w:r w:rsidR="009849C2">
        <w:t>модель</w:t>
      </w:r>
      <w:r w:rsidRPr="0041166A">
        <w:t xml:space="preserve"> отклоняется от </w:t>
      </w:r>
      <w:r w:rsidR="005D345B">
        <w:t xml:space="preserve">желаемых </w:t>
      </w:r>
      <w:r w:rsidRPr="0041166A">
        <w:t>значений в заданных точках.</w:t>
      </w:r>
      <w:r w:rsidR="00EE1E1E">
        <w:t xml:space="preserve"> В данной работе использовалась линейная рег</w:t>
      </w:r>
      <w:r w:rsidR="009D553F">
        <w:t xml:space="preserve">рессия, т.е. </w:t>
      </w:r>
      <w:r w:rsidR="009D553F" w:rsidRPr="009D553F">
        <w:t>семейство функций, из которых мы выбираем, представляет собой линейную комбинацию наперед заданных базисных функций</w:t>
      </w:r>
    </w:p>
    <w:p w14:paraId="2605E9B0" w14:textId="77777777" w:rsidR="0041166A" w:rsidRPr="009D553F" w:rsidRDefault="009D553F" w:rsidP="00C81339">
      <w:pPr>
        <w:pStyle w:val="txt"/>
        <w:rPr>
          <w:i/>
        </w:rPr>
      </w:pPr>
      <m:oMathPara>
        <m:oMath>
          <m:r>
            <w:rPr>
              <w:rFonts w:ascii="Cambria Math" w:hAnsi="Cambria Math"/>
            </w:rPr>
            <m:t>f=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4BE2BAF6" w14:textId="63C929B0" w:rsidR="00F94682" w:rsidRPr="00F94682" w:rsidRDefault="00C81339" w:rsidP="00C81339">
      <w:pPr>
        <w:pStyle w:val="txt"/>
      </w:pPr>
      <w:proofErr w:type="spellStart"/>
      <w:r w:rsidRPr="00C81339">
        <w:t>Ридж</w:t>
      </w:r>
      <w:proofErr w:type="spellEnd"/>
      <w:r w:rsidRPr="00C81339">
        <w:t>-регрессия</w:t>
      </w:r>
      <w:r w:rsidR="009849C2">
        <w:t xml:space="preserve"> </w:t>
      </w:r>
      <w:r>
        <w:t>(</w:t>
      </w:r>
      <w:proofErr w:type="spellStart"/>
      <w:r>
        <w:t>ridge</w:t>
      </w:r>
      <w:proofErr w:type="spellEnd"/>
      <w:r w:rsidRPr="00C81339">
        <w:t xml:space="preserve"> </w:t>
      </w:r>
      <w:proofErr w:type="spellStart"/>
      <w:r w:rsidRPr="00C81339">
        <w:t>regression</w:t>
      </w:r>
      <w:proofErr w:type="spellEnd"/>
      <w:r w:rsidRPr="00C81339">
        <w:t>, гребневая регрессия)</w:t>
      </w:r>
      <w:r w:rsidR="006F41E8">
        <w:t xml:space="preserve"> использует регуляризацию</w:t>
      </w:r>
      <w:r w:rsidR="006F41E8" w:rsidRPr="006F41E8">
        <w:t xml:space="preserve"> по метрике L2 -  вводит квадратичн</w:t>
      </w:r>
      <w:r w:rsidR="009849C2">
        <w:t>ый</w:t>
      </w:r>
      <w:r w:rsidR="006F41E8" w:rsidRPr="006F41E8">
        <w:t xml:space="preserve"> </w:t>
      </w:r>
      <w:r w:rsidR="009849C2">
        <w:t>штраф</w:t>
      </w:r>
      <w:r w:rsidR="009849C2" w:rsidRPr="006F41E8">
        <w:t xml:space="preserve"> </w:t>
      </w:r>
      <w:r w:rsidR="006F41E8" w:rsidRPr="006F41E8">
        <w:t>(</w:t>
      </w:r>
      <w:proofErr w:type="spellStart"/>
      <w:r w:rsidR="006F41E8" w:rsidRPr="006F41E8">
        <w:t>penalty</w:t>
      </w:r>
      <w:proofErr w:type="spellEnd"/>
      <w:r w:rsidR="006F41E8" w:rsidRPr="006F41E8">
        <w:t>) за слишком большие коэффициенты</w:t>
      </w:r>
      <w:r w:rsidR="006F41E8">
        <w:t xml:space="preserve">, </w:t>
      </w:r>
      <w:r w:rsidR="00F94682">
        <w:t xml:space="preserve">минимизируя </w:t>
      </w:r>
      <w:r w:rsidR="006F41E8">
        <w:t>следующую</w:t>
      </w:r>
      <w:r w:rsidR="00F94682">
        <w:t xml:space="preserve"> функцию:</w:t>
      </w:r>
    </w:p>
    <w:p w14:paraId="542B47C8" w14:textId="1B1B8348" w:rsidR="00F94682" w:rsidRPr="000636AF" w:rsidRDefault="000636AF" w:rsidP="00F94682">
      <w:pPr>
        <w:pStyle w:val="txt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f=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+α*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|w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367FBA47" w14:textId="3A71EF8C" w:rsidR="000636AF" w:rsidRPr="004075B0" w:rsidRDefault="000636AF" w:rsidP="000636AF">
      <w:pPr>
        <w:pStyle w:val="txt"/>
      </w:pPr>
      <w:r>
        <w:t xml:space="preserve">Здесь </w:t>
      </w:r>
      <w:r>
        <w:rPr>
          <w:lang w:val="en-US"/>
        </w:rPr>
        <w:t>y</w:t>
      </w:r>
      <w:r>
        <w:t xml:space="preserve"> –</w:t>
      </w:r>
      <w:r w:rsidRPr="000636AF">
        <w:t xml:space="preserve"> </w:t>
      </w:r>
      <w:r w:rsidR="004075B0">
        <w:t xml:space="preserve">целевая функция, </w:t>
      </w:r>
      <w:r w:rsidR="004075B0">
        <w:rPr>
          <w:lang w:val="en-US"/>
        </w:rPr>
        <w:t>x</w:t>
      </w:r>
      <w:r w:rsidR="004075B0">
        <w:t xml:space="preserve"> – признаки, </w:t>
      </w:r>
      <w:r w:rsidR="004075B0">
        <w:rPr>
          <w:lang w:val="en-US"/>
        </w:rPr>
        <w:t>w</w:t>
      </w:r>
      <w:r w:rsidR="004075B0">
        <w:t xml:space="preserve"> </w:t>
      </w:r>
      <w:r w:rsidR="004075B0" w:rsidRPr="004075B0">
        <w:t>-</w:t>
      </w:r>
      <w:r w:rsidR="004075B0">
        <w:t xml:space="preserve"> веса, </w:t>
      </w:r>
      <m:oMath>
        <m:r>
          <w:rPr>
            <w:rFonts w:ascii="Cambria Math" w:hAnsi="Cambria Math"/>
          </w:rPr>
          <m:t>α</m:t>
        </m:r>
      </m:oMath>
      <w:r w:rsidR="004075B0">
        <w:rPr>
          <w:rFonts w:eastAsiaTheme="minorEastAsia"/>
        </w:rPr>
        <w:t xml:space="preserve"> – параметр.</w:t>
      </w:r>
    </w:p>
    <w:p w14:paraId="1B6DAA63" w14:textId="77777777" w:rsidR="00F94682" w:rsidRPr="00F94682" w:rsidRDefault="00F94682" w:rsidP="00C81339">
      <w:pPr>
        <w:pStyle w:val="txt"/>
      </w:pPr>
    </w:p>
    <w:p w14:paraId="592E4C90" w14:textId="37512855" w:rsidR="00F94682" w:rsidRPr="006F41E8" w:rsidRDefault="00C81339" w:rsidP="00C81339">
      <w:pPr>
        <w:pStyle w:val="txt"/>
      </w:pPr>
      <w:r>
        <w:t xml:space="preserve">Регрессия </w:t>
      </w:r>
      <w:r w:rsidR="0057073F">
        <w:t>лассо (</w:t>
      </w:r>
      <w:proofErr w:type="spellStart"/>
      <w:r>
        <w:t>Lasso</w:t>
      </w:r>
      <w:proofErr w:type="spellEnd"/>
      <w:r w:rsidR="0057073F">
        <w:t>)</w:t>
      </w:r>
      <w:r>
        <w:t xml:space="preserve"> </w:t>
      </w:r>
      <w:r w:rsidR="006F41E8">
        <w:t>использует для регуляризации сумму весов по модулю, то есть L1-норму</w:t>
      </w:r>
      <w:r w:rsidR="00F94682">
        <w:t>:</w:t>
      </w:r>
    </w:p>
    <w:p w14:paraId="603C1DC8" w14:textId="2E8739F9" w:rsidR="00F94682" w:rsidRPr="004075B0" w:rsidRDefault="000636AF" w:rsidP="000636AF">
      <w:pPr>
        <w:pStyle w:val="txt"/>
        <w:ind w:firstLine="0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</w:rPr>
            <m:t>^2+α*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</m:e>
          </m:nary>
        </m:oMath>
      </m:oMathPara>
    </w:p>
    <w:p w14:paraId="3FFF992A" w14:textId="69866237" w:rsidR="004075B0" w:rsidRPr="004075B0" w:rsidRDefault="004075B0" w:rsidP="004075B0">
      <w:pPr>
        <w:pStyle w:val="txt"/>
      </w:pPr>
      <w:r>
        <w:t xml:space="preserve">Здесь </w:t>
      </w:r>
      <w:r>
        <w:rPr>
          <w:lang w:val="en-US"/>
        </w:rPr>
        <w:t>N</w:t>
      </w:r>
      <w:r w:rsidRPr="004075B0">
        <w:t xml:space="preserve"> - </w:t>
      </w:r>
      <w:r>
        <w:t xml:space="preserve"> количество примеров, остальное аналогично </w:t>
      </w:r>
      <w:proofErr w:type="spellStart"/>
      <w:r>
        <w:t>ридж</w:t>
      </w:r>
      <w:proofErr w:type="spellEnd"/>
      <w:r>
        <w:t>-регрессии.</w:t>
      </w:r>
    </w:p>
    <w:p w14:paraId="7D4F69F4" w14:textId="5AB9629B" w:rsidR="00C81339" w:rsidRDefault="00C81339" w:rsidP="00C81339">
      <w:pPr>
        <w:pStyle w:val="txt"/>
      </w:pPr>
      <w:r>
        <w:t xml:space="preserve">Отличие L1 и L2 регуляризации заключается в том, что </w:t>
      </w:r>
      <w:r w:rsidR="0057073F">
        <w:t xml:space="preserve">гребневая </w:t>
      </w:r>
      <w:r>
        <w:t xml:space="preserve">регрессия при возведении </w:t>
      </w:r>
      <w:r w:rsidR="0057073F">
        <w:t>коэффициентов</w:t>
      </w:r>
      <w:r>
        <w:t xml:space="preserve"> в квадрат сильнее </w:t>
      </w:r>
      <w:r w:rsidR="0057073F">
        <w:t>штрафует</w:t>
      </w:r>
      <w:r>
        <w:t xml:space="preserve"> большие коэффициенты, </w:t>
      </w:r>
      <w:r w:rsidR="0057073F">
        <w:t>а лассо регрессия штрафует</w:t>
      </w:r>
      <w:r>
        <w:t xml:space="preserve"> все коэффициенты одинаково. Также L1 регуляризация</w:t>
      </w:r>
      <w:r w:rsidR="0041166A">
        <w:t xml:space="preserve"> в отличи</w:t>
      </w:r>
      <w:r w:rsidR="0057073F">
        <w:t>е</w:t>
      </w:r>
      <w:r w:rsidR="0041166A">
        <w:t xml:space="preserve"> от </w:t>
      </w:r>
      <w:r w:rsidR="0041166A">
        <w:rPr>
          <w:lang w:val="en-US"/>
        </w:rPr>
        <w:t>L</w:t>
      </w:r>
      <w:r w:rsidR="0041166A" w:rsidRPr="0041166A">
        <w:t>2</w:t>
      </w:r>
      <w:r>
        <w:t xml:space="preserve"> может полностью обнулить часть коэффициентов и, таким образом, исключить соответствующие признаки из модели. </w:t>
      </w:r>
    </w:p>
    <w:p w14:paraId="6AA0AFD9" w14:textId="59447435" w:rsidR="00357290" w:rsidRPr="00357290" w:rsidRDefault="00357290" w:rsidP="00C81339">
      <w:pPr>
        <w:pStyle w:val="txt"/>
      </w:pPr>
      <w:r>
        <w:t xml:space="preserve">Однако основной моделью для предсказания индекса </w:t>
      </w:r>
      <w:proofErr w:type="spellStart"/>
      <w:r>
        <w:rPr>
          <w:lang w:val="en-US"/>
        </w:rPr>
        <w:t>Dst</w:t>
      </w:r>
      <w:proofErr w:type="spellEnd"/>
      <w:r w:rsidR="00E9155F">
        <w:t xml:space="preserve"> </w:t>
      </w:r>
      <w:r w:rsidR="0057073F">
        <w:t xml:space="preserve">в данной работе </w:t>
      </w:r>
      <w:r w:rsidR="00E9155F">
        <w:t xml:space="preserve">являлась </w:t>
      </w:r>
      <w:r w:rsidR="0057073F">
        <w:t xml:space="preserve">искусственная </w:t>
      </w:r>
      <w:r w:rsidR="00E9155F">
        <w:t xml:space="preserve">нейронная сеть - модель в машинном обучении, построенная на принципе биологических нейронных сетей. </w:t>
      </w:r>
    </w:p>
    <w:p w14:paraId="226D9416" w14:textId="77777777" w:rsidR="00EE1E1E" w:rsidRDefault="0078490C" w:rsidP="0078490C">
      <w:pPr>
        <w:pStyle w:val="txt"/>
        <w:jc w:val="center"/>
      </w:pPr>
      <w:r>
        <w:rPr>
          <w:noProof/>
          <w:lang w:eastAsia="ru-RU"/>
        </w:rPr>
        <w:drawing>
          <wp:inline distT="0" distB="0" distL="0" distR="0" wp14:anchorId="05E5A77F" wp14:editId="56575F91">
            <wp:extent cx="4203700" cy="240931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7914" t="29091" r="27486" b="25466"/>
                    <a:stretch/>
                  </pic:blipFill>
                  <pic:spPr bwMode="auto">
                    <a:xfrm>
                      <a:off x="0" y="0"/>
                      <a:ext cx="4205949" cy="241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6E27D" w14:textId="5AD68D75" w:rsidR="009A4E23" w:rsidRDefault="009A4E23" w:rsidP="0078490C">
      <w:pPr>
        <w:pStyle w:val="txt"/>
        <w:jc w:val="center"/>
        <w:rPr>
          <w:i/>
        </w:rPr>
      </w:pPr>
      <w:r>
        <w:rPr>
          <w:i/>
        </w:rPr>
        <w:t xml:space="preserve">Рис. 3. </w:t>
      </w:r>
      <w:r w:rsidRPr="009A4E23">
        <w:rPr>
          <w:i/>
        </w:rPr>
        <w:t>Пример структуры многослойного персептрона</w:t>
      </w:r>
      <w:r w:rsidR="0057073F">
        <w:rPr>
          <w:i/>
        </w:rPr>
        <w:t>.</w:t>
      </w:r>
    </w:p>
    <w:p w14:paraId="10C2FC40" w14:textId="77777777" w:rsidR="0057073F" w:rsidRDefault="0057073F" w:rsidP="005F4824">
      <w:pPr>
        <w:pStyle w:val="txt"/>
      </w:pPr>
    </w:p>
    <w:p w14:paraId="2EBBAEBA" w14:textId="4AC0D32C" w:rsidR="005F4824" w:rsidRDefault="00E9155F" w:rsidP="005F4824">
      <w:pPr>
        <w:pStyle w:val="txt"/>
      </w:pPr>
      <w:r>
        <w:t xml:space="preserve">Сеть </w:t>
      </w:r>
      <w:r w:rsidR="0057073F">
        <w:t>включает в себя</w:t>
      </w:r>
      <w:r>
        <w:t xml:space="preserve"> входно</w:t>
      </w:r>
      <w:r w:rsidR="0057073F">
        <w:t>й</w:t>
      </w:r>
      <w:r>
        <w:t xml:space="preserve"> сло</w:t>
      </w:r>
      <w:r w:rsidR="0057073F">
        <w:t>й</w:t>
      </w:r>
      <w:r>
        <w:t xml:space="preserve">, куда подаются входные признаки. Далее они с различными коэффициентами, называемыми весами, передаются в первый и последующие </w:t>
      </w:r>
      <w:r w:rsidR="0057073F">
        <w:t xml:space="preserve">(если есть) </w:t>
      </w:r>
      <w:r>
        <w:t>скрытые слои. В конце находится выходной слой, генерирующий итоговый результат работы модели.</w:t>
      </w:r>
    </w:p>
    <w:p w14:paraId="712ADCD3" w14:textId="77777777" w:rsidR="00074390" w:rsidRPr="005F4824" w:rsidRDefault="00074390" w:rsidP="005F4824">
      <w:pPr>
        <w:pStyle w:val="txt"/>
      </w:pPr>
      <w:r>
        <w:lastRenderedPageBreak/>
        <w:t>В процессе обучения моделей машинного обучения используют два набора данных</w:t>
      </w:r>
      <w:r w:rsidR="005D5D7E" w:rsidRPr="005D5D7E">
        <w:t xml:space="preserve"> </w:t>
      </w:r>
      <w:r>
        <w:t xml:space="preserve">- тренировочный и тестовый. Тренировочным называется набор данных, который используется для обучения (подстройки параметров). Для проверки качества работы сети используются наборы, составленные из независимых данных, которые не использовались в процессе обучения - тестовые. </w:t>
      </w:r>
    </w:p>
    <w:p w14:paraId="24B0FE1C" w14:textId="62720A49" w:rsidR="00D9624E" w:rsidRDefault="00D040A6" w:rsidP="001043D2">
      <w:pPr>
        <w:pStyle w:val="zag1"/>
        <w:numPr>
          <w:ilvl w:val="0"/>
          <w:numId w:val="5"/>
        </w:numPr>
      </w:pPr>
      <w:bookmarkStart w:id="7" w:name="_Toc166745908"/>
      <w:r>
        <w:t>Вычислительный э</w:t>
      </w:r>
      <w:r w:rsidR="00D9624E">
        <w:t>ксперимент</w:t>
      </w:r>
      <w:bookmarkEnd w:id="7"/>
    </w:p>
    <w:p w14:paraId="27B8A90D" w14:textId="19F39749" w:rsidR="006D1E14" w:rsidRDefault="006D1E14" w:rsidP="006D1E14">
      <w:pPr>
        <w:pStyle w:val="txt"/>
      </w:pPr>
      <w:r>
        <w:t>Для обучения моделей з</w:t>
      </w:r>
      <w:r>
        <w:t>а тренировочный набор в данной работе были взяты данные с</w:t>
      </w:r>
      <w:r w:rsidR="003C00A7">
        <w:t xml:space="preserve"> </w:t>
      </w:r>
      <w:r w:rsidRPr="00074390">
        <w:t>1997</w:t>
      </w:r>
      <w:r>
        <w:t xml:space="preserve"> по 2016 годы, </w:t>
      </w:r>
      <w:r w:rsidRPr="00074390">
        <w:t xml:space="preserve">157740 </w:t>
      </w:r>
      <w:r>
        <w:t>примеров. В качестве входных данных моделей использовались значения следующих физических величин:</w:t>
      </w:r>
    </w:p>
    <w:p w14:paraId="723A2E0A" w14:textId="77777777" w:rsidR="006D1E14" w:rsidRDefault="006D1E14" w:rsidP="006D1E14">
      <w:pPr>
        <w:pStyle w:val="txt"/>
        <w:numPr>
          <w:ilvl w:val="0"/>
          <w:numId w:val="9"/>
        </w:numPr>
      </w:pPr>
      <w:r>
        <w:t xml:space="preserve">Скорость солнечного ветра в точке Лагранжа </w:t>
      </w:r>
      <w:r>
        <w:rPr>
          <w:lang w:val="en-US"/>
        </w:rPr>
        <w:t>L</w:t>
      </w:r>
      <w:r w:rsidRPr="00D040A6">
        <w:t xml:space="preserve">1 </w:t>
      </w:r>
      <w:r>
        <w:rPr>
          <w:lang w:val="en-US"/>
        </w:rPr>
        <w:t>v</w:t>
      </w:r>
      <w:r w:rsidRPr="00D040A6">
        <w:t xml:space="preserve"> (</w:t>
      </w:r>
      <w:r>
        <w:t>км/с)</w:t>
      </w:r>
    </w:p>
    <w:p w14:paraId="09686F6C" w14:textId="153F9A66" w:rsidR="006D1E14" w:rsidRDefault="003C00A7" w:rsidP="006D1E14">
      <w:pPr>
        <w:pStyle w:val="txt"/>
        <w:numPr>
          <w:ilvl w:val="0"/>
          <w:numId w:val="9"/>
        </w:numPr>
      </w:pPr>
      <w:r>
        <w:t xml:space="preserve">Плотность протонов в солнечном ветре в точке Лагранжа </w:t>
      </w:r>
      <w:r>
        <w:rPr>
          <w:lang w:val="en-US"/>
        </w:rPr>
        <w:t>L</w:t>
      </w:r>
      <w:r w:rsidRPr="00D040A6">
        <w:t>1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>)</m:t>
        </m:r>
      </m:oMath>
    </w:p>
    <w:p w14:paraId="64B1F43C" w14:textId="52FEBDF8" w:rsidR="003C00A7" w:rsidRDefault="003C00A7" w:rsidP="003C00A7">
      <w:pPr>
        <w:pStyle w:val="txt"/>
        <w:numPr>
          <w:ilvl w:val="0"/>
          <w:numId w:val="9"/>
        </w:numPr>
      </w:pPr>
      <w:r>
        <w:t xml:space="preserve">Векторные компоненты межпланетного магнитного поля: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3C00A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3C00A7">
        <w:rPr>
          <w:rFonts w:eastAsiaTheme="minorEastAsia"/>
        </w:rPr>
        <w:t>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</w:t>
      </w:r>
      <w:r>
        <w:t>(</w:t>
      </w:r>
      <w:r>
        <w:t xml:space="preserve">соответствующие компоненты магнитного поля)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magn</m:t>
            </m:r>
          </m:sub>
        </m:sSub>
      </m:oMath>
      <w:r>
        <w:t xml:space="preserve"> (</w:t>
      </w:r>
      <w:r w:rsidR="00466332">
        <w:t>модуль вектора магнитной индукции</w:t>
      </w:r>
      <w:r>
        <w:t>)</w:t>
      </w:r>
      <w:r w:rsidR="00466332">
        <w:t xml:space="preserve"> (</w:t>
      </w:r>
      <w:proofErr w:type="spellStart"/>
      <w:r w:rsidR="00466332">
        <w:t>нТ</w:t>
      </w:r>
      <w:proofErr w:type="spellEnd"/>
      <w:r w:rsidR="00466332">
        <w:t>)</w:t>
      </w:r>
    </w:p>
    <w:p w14:paraId="06CDCDCA" w14:textId="52079EEB" w:rsidR="006D1E14" w:rsidRDefault="006D1E14" w:rsidP="0041129B">
      <w:pPr>
        <w:pStyle w:val="txt"/>
      </w:pPr>
      <w:r>
        <w:t xml:space="preserve">Было произведено так называемое погружение многомерного временного ряда, состоящего из перечисленных величин, на 24 часа, т.е. массив входных признаков был дополнен значениями каждой из этих величин за </w:t>
      </w:r>
      <w:proofErr w:type="gramStart"/>
      <w:r>
        <w:t>предыдущие</w:t>
      </w:r>
      <w:proofErr w:type="gramEnd"/>
      <w:r>
        <w:t xml:space="preserve"> 24 часа. Погружение производилось как с обычными данными, так и с предварительно логарифмированными.</w:t>
      </w:r>
    </w:p>
    <w:p w14:paraId="351132B1" w14:textId="024633E2" w:rsidR="00D9624E" w:rsidRDefault="0041129B" w:rsidP="0041129B">
      <w:pPr>
        <w:pStyle w:val="txt"/>
      </w:pPr>
      <w:r>
        <w:t>В рамках провед</w:t>
      </w:r>
      <w:r w:rsidR="00E23ECB">
        <w:t xml:space="preserve">ения </w:t>
      </w:r>
      <w:r w:rsidR="00D040A6">
        <w:t xml:space="preserve">вычислительного </w:t>
      </w:r>
      <w:r w:rsidR="00E23ECB">
        <w:t xml:space="preserve">эксперимента были использованы готовые </w:t>
      </w:r>
      <w:r w:rsidR="008D46E1">
        <w:t xml:space="preserve">реализации </w:t>
      </w:r>
      <w:r w:rsidR="00E23ECB">
        <w:t>линейной регрес</w:t>
      </w:r>
      <w:r w:rsidR="008D46E1">
        <w:t>с</w:t>
      </w:r>
      <w:r w:rsidR="00E23ECB">
        <w:t>ии</w:t>
      </w:r>
      <w:r w:rsidR="008D46E1">
        <w:t xml:space="preserve"> с линейно-алгебраическим вычислением коэффициентов</w:t>
      </w:r>
      <w:r w:rsidR="00E23ECB">
        <w:t xml:space="preserve">, а также </w:t>
      </w:r>
      <w:r w:rsidR="008D46E1">
        <w:t xml:space="preserve">с </w:t>
      </w:r>
      <w:r w:rsidR="00E23ECB">
        <w:rPr>
          <w:lang w:val="en-US"/>
        </w:rPr>
        <w:t>L</w:t>
      </w:r>
      <w:r w:rsidR="00E23ECB" w:rsidRPr="00E23ECB">
        <w:t xml:space="preserve">1 </w:t>
      </w:r>
      <w:r w:rsidR="00E23ECB">
        <w:t>и</w:t>
      </w:r>
      <w:r w:rsidR="00E23ECB" w:rsidRPr="00E23ECB">
        <w:t xml:space="preserve"> </w:t>
      </w:r>
      <w:r w:rsidR="00E23ECB">
        <w:rPr>
          <w:lang w:val="en-US"/>
        </w:rPr>
        <w:t>L</w:t>
      </w:r>
      <w:r w:rsidR="00E23ECB" w:rsidRPr="00E23ECB">
        <w:t xml:space="preserve">2 </w:t>
      </w:r>
      <w:r w:rsidR="00E23ECB">
        <w:t>регуляризаци</w:t>
      </w:r>
      <w:r w:rsidR="008D46E1">
        <w:t>ей</w:t>
      </w:r>
      <w:r w:rsidR="00E23ECB">
        <w:t xml:space="preserve"> из библиотеки </w:t>
      </w:r>
      <w:proofErr w:type="spellStart"/>
      <w:r w:rsidR="00E23ECB" w:rsidRPr="00E23ECB">
        <w:t>scikit-learn</w:t>
      </w:r>
      <w:proofErr w:type="spellEnd"/>
      <w:r w:rsidR="008D46E1">
        <w:t xml:space="preserve"> </w:t>
      </w:r>
      <w:r w:rsidR="008D46E1" w:rsidRPr="00D040A6">
        <w:t>[</w:t>
      </w:r>
      <w:r w:rsidR="004075B0" w:rsidRPr="004075B0">
        <w:t>5</w:t>
      </w:r>
      <w:r w:rsidR="008D46E1" w:rsidRPr="00D040A6">
        <w:t>]</w:t>
      </w:r>
      <w:r w:rsidR="00E23ECB">
        <w:t xml:space="preserve">, а также </w:t>
      </w:r>
      <w:r w:rsidR="008D46E1">
        <w:t xml:space="preserve">реализация </w:t>
      </w:r>
      <w:r w:rsidR="00E23ECB">
        <w:t>многослойн</w:t>
      </w:r>
      <w:r w:rsidR="008D46E1">
        <w:t>ого</w:t>
      </w:r>
      <w:r w:rsidR="00E23ECB">
        <w:t xml:space="preserve"> персептрон</w:t>
      </w:r>
      <w:r w:rsidR="008D46E1">
        <w:t>а из той же библиотеки.</w:t>
      </w:r>
      <w:r w:rsidR="00E23ECB">
        <w:t xml:space="preserve"> </w:t>
      </w:r>
      <w:r w:rsidR="008D46E1">
        <w:t xml:space="preserve">Использовался персептрон </w:t>
      </w:r>
      <w:r w:rsidR="00E23ECB">
        <w:t xml:space="preserve">с одним скрытым слоем из 64 нейронов. На вход персептрона поступает </w:t>
      </w:r>
      <w:r w:rsidR="00D16F2A" w:rsidRPr="00D040A6">
        <w:t>148</w:t>
      </w:r>
      <w:r w:rsidR="00E23ECB">
        <w:t xml:space="preserve"> параметров. В качестве функции </w:t>
      </w:r>
      <w:proofErr w:type="gramStart"/>
      <w:r w:rsidR="00E23ECB">
        <w:t>активации</w:t>
      </w:r>
      <w:proofErr w:type="gramEnd"/>
      <w:r w:rsidR="00E23ECB">
        <w:t xml:space="preserve"> как в скрытом, так и в выходном слое используется </w:t>
      </w:r>
      <w:proofErr w:type="spellStart"/>
      <w:r w:rsidR="00466332">
        <w:t>тангенсальная</w:t>
      </w:r>
      <w:proofErr w:type="spellEnd"/>
      <w:r w:rsidR="00E23ECB">
        <w:t xml:space="preserve"> функция.</w:t>
      </w:r>
      <w:r w:rsidR="006C1DF8" w:rsidRPr="006C1DF8">
        <w:t xml:space="preserve"> </w:t>
      </w:r>
      <w:r w:rsidR="006C1DF8">
        <w:t xml:space="preserve">Решение идет </w:t>
      </w:r>
      <w:r w:rsidR="00466332">
        <w:t>стохастический градиентный спусковой метод Адам</w:t>
      </w:r>
      <w:r w:rsidR="00E2051E">
        <w:t xml:space="preserve"> </w:t>
      </w:r>
      <w:r w:rsidR="00466332">
        <w:t>(</w:t>
      </w:r>
      <w:proofErr w:type="spellStart"/>
      <w:r w:rsidR="00466332" w:rsidRPr="00466332">
        <w:t>Adaptive</w:t>
      </w:r>
      <w:proofErr w:type="spellEnd"/>
      <w:r w:rsidR="00466332" w:rsidRPr="00466332">
        <w:t xml:space="preserve"> </w:t>
      </w:r>
      <w:proofErr w:type="spellStart"/>
      <w:r w:rsidR="00466332" w:rsidRPr="00466332">
        <w:t>Moment</w:t>
      </w:r>
      <w:proofErr w:type="spellEnd"/>
      <w:r w:rsidR="00466332" w:rsidRPr="00466332">
        <w:t xml:space="preserve"> </w:t>
      </w:r>
      <w:proofErr w:type="spellStart"/>
      <w:r w:rsidR="00466332" w:rsidRPr="00466332">
        <w:t>Estimation</w:t>
      </w:r>
      <w:proofErr w:type="spellEnd"/>
      <w:r w:rsidR="00466332">
        <w:t xml:space="preserve">). </w:t>
      </w:r>
      <w:proofErr w:type="spellStart"/>
      <w:r w:rsidR="008C3282">
        <w:t>Гиперпараметры</w:t>
      </w:r>
      <w:proofErr w:type="spellEnd"/>
      <w:r w:rsidR="008C3282" w:rsidRPr="008C3282">
        <w:t xml:space="preserve"> </w:t>
      </w:r>
      <w:r w:rsidR="008C3282">
        <w:t>для</w:t>
      </w:r>
      <w:r w:rsidR="008C3282" w:rsidRPr="008C3282">
        <w:t xml:space="preserve"> </w:t>
      </w:r>
      <w:proofErr w:type="spellStart"/>
      <w:r w:rsidR="00D16F2A">
        <w:t>регуляризаций</w:t>
      </w:r>
      <w:proofErr w:type="spellEnd"/>
      <w:r w:rsidR="008C3282" w:rsidRPr="008C3282">
        <w:t xml:space="preserve"> </w:t>
      </w:r>
      <w:r w:rsidR="008C3282">
        <w:rPr>
          <w:lang w:val="en-US"/>
        </w:rPr>
        <w:t>L</w:t>
      </w:r>
      <w:r w:rsidR="008C3282" w:rsidRPr="008C3282">
        <w:t xml:space="preserve">1 </w:t>
      </w:r>
      <w:r w:rsidR="008C3282">
        <w:t xml:space="preserve">и </w:t>
      </w:r>
      <w:r w:rsidR="008C3282">
        <w:rPr>
          <w:lang w:val="en-US"/>
        </w:rPr>
        <w:t>L</w:t>
      </w:r>
      <w:r w:rsidR="00466332">
        <w:t>2 и для персептрона</w:t>
      </w:r>
      <w:r w:rsidR="008C3282" w:rsidRPr="008C3282">
        <w:t xml:space="preserve"> </w:t>
      </w:r>
      <w:r w:rsidR="008C3282">
        <w:t xml:space="preserve">были подобраны методом </w:t>
      </w:r>
      <w:r w:rsidR="008C3282">
        <w:rPr>
          <w:lang w:val="en-US"/>
        </w:rPr>
        <w:t>grid</w:t>
      </w:r>
      <w:r w:rsidR="008C3282" w:rsidRPr="008C3282">
        <w:t xml:space="preserve"> </w:t>
      </w:r>
      <w:r w:rsidR="008C3282">
        <w:rPr>
          <w:lang w:val="en-US"/>
        </w:rPr>
        <w:t>search</w:t>
      </w:r>
      <w:r w:rsidR="008C3282">
        <w:t xml:space="preserve"> </w:t>
      </w:r>
      <w:r w:rsidR="00D846A4">
        <w:t xml:space="preserve">–поиском </w:t>
      </w:r>
      <w:r w:rsidR="00D16F2A">
        <w:t xml:space="preserve">по сетке </w:t>
      </w:r>
      <w:proofErr w:type="spellStart"/>
      <w:r w:rsidR="00D16F2A">
        <w:t>гиперпараметров</w:t>
      </w:r>
      <w:proofErr w:type="spellEnd"/>
      <w:r w:rsidR="00D16F2A">
        <w:t>, с выбранной метрикой</w:t>
      </w:r>
      <w:r w:rsidR="00E2051E" w:rsidRPr="00E2051E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16F2A">
        <w:t>.</w:t>
      </w:r>
    </w:p>
    <w:p w14:paraId="4D28FDC6" w14:textId="5443FB87" w:rsidR="008D4036" w:rsidRDefault="008D4036" w:rsidP="0041129B">
      <w:pPr>
        <w:pStyle w:val="txt"/>
      </w:pPr>
      <w:r>
        <w:t xml:space="preserve">Логарифмирование значений индекса </w:t>
      </w:r>
      <w:proofErr w:type="spellStart"/>
      <w:r>
        <w:rPr>
          <w:lang w:val="en-US"/>
        </w:rPr>
        <w:t>Dst</w:t>
      </w:r>
      <w:proofErr w:type="spellEnd"/>
      <w:r w:rsidRPr="008D4036">
        <w:t xml:space="preserve"> </w:t>
      </w:r>
      <w:r>
        <w:t>осуществлялось с использованием следующей формулы:</w:t>
      </w:r>
    </w:p>
    <w:p w14:paraId="1E9FB78D" w14:textId="250854D5" w:rsidR="008D4036" w:rsidRPr="006D1E14" w:rsidRDefault="008D4036" w:rsidP="008D4036">
      <w:pPr>
        <w:pStyle w:val="txt"/>
        <w:jc w:val="center"/>
      </w:pPr>
      <w:proofErr w:type="spellStart"/>
      <w:r>
        <w:rPr>
          <w:lang w:val="en-US"/>
        </w:rPr>
        <w:t>Dst</w:t>
      </w:r>
      <w:r w:rsidRPr="008D4036">
        <w:rPr>
          <w:vertAlign w:val="subscript"/>
          <w:lang w:val="en-US"/>
        </w:rPr>
        <w:t>log</w:t>
      </w:r>
      <w:proofErr w:type="spellEnd"/>
      <w:r w:rsidRPr="006D1E14">
        <w:t xml:space="preserve"> = </w:t>
      </w:r>
      <w:proofErr w:type="spellStart"/>
      <w:r>
        <w:rPr>
          <w:lang w:val="en-US"/>
        </w:rPr>
        <w:t>lg</w:t>
      </w:r>
      <w:proofErr w:type="spellEnd"/>
      <w:r w:rsidRPr="006D1E14">
        <w:t xml:space="preserve"> (100-</w:t>
      </w:r>
      <w:proofErr w:type="spellStart"/>
      <w:r>
        <w:rPr>
          <w:lang w:val="en-US"/>
        </w:rPr>
        <w:t>Dst</w:t>
      </w:r>
      <w:proofErr w:type="spellEnd"/>
      <w:r w:rsidRPr="006D1E14">
        <w:t>)</w:t>
      </w:r>
    </w:p>
    <w:p w14:paraId="5761190E" w14:textId="1F80A328" w:rsidR="008D4036" w:rsidRPr="008D4036" w:rsidRDefault="008D4036" w:rsidP="008D4036">
      <w:pPr>
        <w:pStyle w:val="txt"/>
      </w:pPr>
      <w:r>
        <w:lastRenderedPageBreak/>
        <w:t xml:space="preserve">В случае использования логарифмирования оно применялось как к входным признакам, содержащим значение индекса </w:t>
      </w:r>
      <w:proofErr w:type="spellStart"/>
      <w:r>
        <w:rPr>
          <w:lang w:val="en-US"/>
        </w:rPr>
        <w:t>Dst</w:t>
      </w:r>
      <w:proofErr w:type="spellEnd"/>
      <w:r w:rsidRPr="003B0D87">
        <w:t xml:space="preserve"> </w:t>
      </w:r>
      <w:r>
        <w:t xml:space="preserve">со всеми задержками, так и к выходному признаку (прогнозируемой переменной). При этом перед вычислением критериев качества прогнозирования </w:t>
      </w:r>
      <w:r w:rsidR="003B0D87">
        <w:t>осуществлялось обратное преобразование прогноза из логарифмированного представления в исходное.</w:t>
      </w:r>
    </w:p>
    <w:p w14:paraId="661E90AE" w14:textId="3F91885C" w:rsidR="00D040A6" w:rsidRDefault="00D040A6" w:rsidP="0041129B">
      <w:pPr>
        <w:pStyle w:val="txt"/>
      </w:pPr>
      <w:r>
        <w:t xml:space="preserve">Осуществлялось прогнозирование значения индекса </w:t>
      </w:r>
      <w:proofErr w:type="spellStart"/>
      <w:r>
        <w:rPr>
          <w:lang w:val="en-US"/>
        </w:rPr>
        <w:t>Dst</w:t>
      </w:r>
      <w:proofErr w:type="spellEnd"/>
      <w:r w:rsidRPr="00653381">
        <w:t xml:space="preserve"> </w:t>
      </w:r>
      <w:r>
        <w:t xml:space="preserve">с горизонтами от 1 до 24 часов с использованием вышеперечисленных методов, а также с помощью тривиальной </w:t>
      </w:r>
      <w:r w:rsidR="00AB290E">
        <w:t xml:space="preserve">инерционной </w:t>
      </w:r>
      <w:r>
        <w:t xml:space="preserve">модели, </w:t>
      </w:r>
      <w:r w:rsidR="00AB290E">
        <w:t>прогноз которой равен последнему известному значению прогнозируемой величины.</w:t>
      </w:r>
    </w:p>
    <w:p w14:paraId="417438FA" w14:textId="066E6DF3" w:rsidR="00074390" w:rsidRDefault="00074390" w:rsidP="0041129B">
      <w:pPr>
        <w:pStyle w:val="txt"/>
      </w:pPr>
      <w:r>
        <w:t>В</w:t>
      </w:r>
      <w:r w:rsidRPr="00074390">
        <w:t xml:space="preserve"> </w:t>
      </w:r>
      <w:r>
        <w:t>качестве критериев оценки качества прогноза были выбраны следующие метрики</w:t>
      </w:r>
      <w:r w:rsidR="00762D33">
        <w:t xml:space="preserve"> (вычислялись на тестовом наборе данных)</w:t>
      </w:r>
      <w:r>
        <w:t>:</w:t>
      </w:r>
    </w:p>
    <w:p w14:paraId="285BA310" w14:textId="02A4EB4C" w:rsidR="00AB290E" w:rsidRPr="00AB290E" w:rsidRDefault="00074390" w:rsidP="0041129B">
      <w:pPr>
        <w:pStyle w:val="txt"/>
      </w:pPr>
      <w:r>
        <w:t xml:space="preserve">1) </w:t>
      </w:r>
      <w:r w:rsidR="00AB290E">
        <w:t>СКО (</w:t>
      </w:r>
      <w:r w:rsidR="00D46AB8">
        <w:rPr>
          <w:lang w:val="en-US"/>
        </w:rPr>
        <w:t>RMSE</w:t>
      </w:r>
      <w:r w:rsidR="00AB290E">
        <w:t>)</w:t>
      </w:r>
      <w:r>
        <w:t xml:space="preserve"> </w:t>
      </w:r>
      <w:r w:rsidR="00AB290E">
        <w:t xml:space="preserve">- </w:t>
      </w:r>
      <w:r>
        <w:t>средняя квадратичная ошибка</w:t>
      </w:r>
      <w:r w:rsidR="005D5D7E" w:rsidRPr="005D5D7E">
        <w:t xml:space="preserve"> </w:t>
      </w:r>
      <w:r w:rsidR="00AB290E">
        <w:t>(</w:t>
      </w:r>
      <w:r w:rsidR="00AB290E">
        <w:rPr>
          <w:lang w:val="en-US"/>
        </w:rPr>
        <w:t>Root</w:t>
      </w:r>
      <w:r w:rsidR="00AB290E" w:rsidRPr="00AB290E">
        <w:t xml:space="preserve"> </w:t>
      </w:r>
      <w:r w:rsidR="00AB290E">
        <w:rPr>
          <w:lang w:val="en-US"/>
        </w:rPr>
        <w:t>m</w:t>
      </w:r>
      <w:proofErr w:type="spellStart"/>
      <w:r w:rsidR="005D5D7E" w:rsidRPr="005D5D7E">
        <w:t>ean</w:t>
      </w:r>
      <w:proofErr w:type="spellEnd"/>
      <w:r w:rsidR="005D5D7E" w:rsidRPr="005D5D7E">
        <w:t xml:space="preserve"> </w:t>
      </w:r>
      <w:proofErr w:type="spellStart"/>
      <w:r w:rsidR="005D5D7E" w:rsidRPr="005D5D7E">
        <w:t>squared</w:t>
      </w:r>
      <w:proofErr w:type="spellEnd"/>
      <w:r w:rsidR="005D5D7E" w:rsidRPr="005D5D7E">
        <w:t xml:space="preserve"> </w:t>
      </w:r>
      <w:proofErr w:type="spellStart"/>
      <w:r w:rsidR="005D5D7E" w:rsidRPr="005D5D7E">
        <w:t>error</w:t>
      </w:r>
      <w:proofErr w:type="spellEnd"/>
      <w:r>
        <w:t>)</w:t>
      </w:r>
    </w:p>
    <w:p w14:paraId="22BAAFDB" w14:textId="08B2574F" w:rsidR="005D5D7E" w:rsidRPr="005D5D7E" w:rsidRDefault="00AB290E" w:rsidP="008D4036">
      <w:pPr>
        <w:pStyle w:val="txt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СКО=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ист 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238ECE60" w14:textId="0BE37903" w:rsidR="00AB290E" w:rsidRDefault="00074390" w:rsidP="0041129B">
      <w:pPr>
        <w:pStyle w:val="txt"/>
        <w:rPr>
          <w:lang w:val="en-US"/>
        </w:rPr>
      </w:pPr>
      <w:r w:rsidRPr="005D5D7E">
        <w:t xml:space="preserve">2) </w:t>
      </w:r>
      <w:r>
        <w:t>Коэффициент</w:t>
      </w:r>
      <w:r w:rsidRPr="005D5D7E">
        <w:t xml:space="preserve"> </w:t>
      </w:r>
      <w:r>
        <w:t>детерминации</w:t>
      </w:r>
      <w:r w:rsidRPr="005D5D7E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5D5D7E">
        <w:t xml:space="preserve">: </w:t>
      </w:r>
    </w:p>
    <w:p w14:paraId="6EF920A6" w14:textId="40D139C9" w:rsidR="00394B33" w:rsidRPr="00AB290E" w:rsidRDefault="00F75DC5" w:rsidP="00AB290E">
      <w:pPr>
        <w:pStyle w:val="txt"/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ист 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ист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14:paraId="625D3151" w14:textId="7435B2CF" w:rsidR="00AB290E" w:rsidRPr="00653381" w:rsidRDefault="00AB290E" w:rsidP="00AB290E">
      <w:pPr>
        <w:pStyle w:val="txt"/>
      </w:pPr>
      <w:r>
        <w:rPr>
          <w:rFonts w:eastAsiaTheme="minorEastAsia"/>
        </w:rPr>
        <w:t xml:space="preserve">Здесь </w:t>
      </w:r>
      <w:r w:rsidR="00762D33" w:rsidRPr="00762D33">
        <w:rPr>
          <w:rFonts w:eastAsiaTheme="minorEastAsia"/>
          <w:i/>
          <w:iCs/>
          <w:lang w:val="en-US"/>
        </w:rPr>
        <w:t>n</w:t>
      </w:r>
      <w:r w:rsidR="00762D33" w:rsidRPr="00653381">
        <w:rPr>
          <w:rFonts w:eastAsiaTheme="minorEastAsia"/>
        </w:rPr>
        <w:t xml:space="preserve"> – </w:t>
      </w:r>
      <w:r w:rsidR="00762D33">
        <w:rPr>
          <w:rFonts w:eastAsiaTheme="minorEastAsia"/>
        </w:rPr>
        <w:t xml:space="preserve">число примеров в выборке данных, на которой производится оценка, </w:t>
      </w:r>
      <w:r w:rsidR="00762D33" w:rsidRPr="00653381">
        <w:rPr>
          <w:rFonts w:eastAsiaTheme="minorEastAsia"/>
          <w:i/>
          <w:iCs/>
          <w:lang w:val="en-US"/>
        </w:rPr>
        <w:t>x</w:t>
      </w:r>
      <w:r w:rsidR="00762D33" w:rsidRPr="00653381">
        <w:rPr>
          <w:rFonts w:eastAsiaTheme="minorEastAsia"/>
          <w:i/>
          <w:iCs/>
          <w:vertAlign w:val="subscript"/>
          <w:lang w:val="en-US"/>
        </w:rPr>
        <w:t>i</w:t>
      </w:r>
      <w:r w:rsidR="00762D33" w:rsidRPr="00653381">
        <w:rPr>
          <w:rFonts w:eastAsiaTheme="minorEastAsia"/>
        </w:rPr>
        <w:t xml:space="preserve"> </w:t>
      </w:r>
      <w:r w:rsidR="00762D33">
        <w:rPr>
          <w:rFonts w:eastAsiaTheme="minorEastAsia"/>
        </w:rPr>
        <w:t>–</w:t>
      </w:r>
      <w:r w:rsidR="00762D33" w:rsidRPr="00653381">
        <w:rPr>
          <w:rFonts w:eastAsiaTheme="minorEastAsia"/>
        </w:rPr>
        <w:t xml:space="preserve"> </w:t>
      </w:r>
      <w:r w:rsidR="00762D33">
        <w:rPr>
          <w:rFonts w:eastAsiaTheme="minorEastAsia"/>
        </w:rPr>
        <w:t xml:space="preserve">ответ модели для </w:t>
      </w:r>
      <w:proofErr w:type="spellStart"/>
      <w:r w:rsidR="00762D33" w:rsidRPr="00653381">
        <w:rPr>
          <w:rFonts w:eastAsiaTheme="minorEastAsia"/>
          <w:i/>
          <w:iCs/>
          <w:lang w:val="en-US"/>
        </w:rPr>
        <w:t>i</w:t>
      </w:r>
      <w:proofErr w:type="spellEnd"/>
      <w:r w:rsidR="00762D33" w:rsidRPr="00653381">
        <w:rPr>
          <w:rFonts w:eastAsiaTheme="minorEastAsia"/>
        </w:rPr>
        <w:t>-</w:t>
      </w:r>
      <w:r w:rsidR="00762D33">
        <w:rPr>
          <w:rFonts w:eastAsiaTheme="minorEastAsia"/>
        </w:rPr>
        <w:t xml:space="preserve">го примера выборки, </w:t>
      </w:r>
      <w:proofErr w:type="gramStart"/>
      <w:r w:rsidR="00762D33" w:rsidRPr="00653381">
        <w:rPr>
          <w:rFonts w:eastAsiaTheme="minorEastAsia"/>
          <w:i/>
          <w:iCs/>
          <w:lang w:val="en-US"/>
        </w:rPr>
        <w:t>x</w:t>
      </w:r>
      <w:proofErr w:type="spellStart"/>
      <w:proofErr w:type="gramEnd"/>
      <w:r w:rsidR="00762D33" w:rsidRPr="00653381">
        <w:rPr>
          <w:rFonts w:eastAsiaTheme="minorEastAsia"/>
          <w:vertAlign w:val="subscript"/>
        </w:rPr>
        <w:t>ист</w:t>
      </w:r>
      <w:proofErr w:type="spellEnd"/>
      <w:r w:rsidR="00762D33" w:rsidRPr="00653381">
        <w:rPr>
          <w:rFonts w:eastAsiaTheme="minorEastAsia"/>
          <w:i/>
          <w:iCs/>
          <w:vertAlign w:val="subscript"/>
        </w:rPr>
        <w:t xml:space="preserve"> </w:t>
      </w:r>
      <w:proofErr w:type="spellStart"/>
      <w:r w:rsidR="00762D33" w:rsidRPr="00653381">
        <w:rPr>
          <w:rFonts w:eastAsiaTheme="minorEastAsia"/>
          <w:i/>
          <w:iCs/>
          <w:vertAlign w:val="subscript"/>
          <w:lang w:val="en-US"/>
        </w:rPr>
        <w:t>i</w:t>
      </w:r>
      <w:proofErr w:type="spellEnd"/>
      <w:r w:rsidR="00762D33" w:rsidRPr="00653381">
        <w:rPr>
          <w:rFonts w:eastAsiaTheme="minorEastAsia"/>
        </w:rPr>
        <w:t xml:space="preserve"> </w:t>
      </w:r>
      <w:r w:rsidR="00762D33">
        <w:rPr>
          <w:rFonts w:eastAsiaTheme="minorEastAsia"/>
        </w:rPr>
        <w:t>–</w:t>
      </w:r>
      <w:r w:rsidR="00762D33" w:rsidRPr="00653381">
        <w:rPr>
          <w:rFonts w:eastAsiaTheme="minorEastAsia"/>
        </w:rPr>
        <w:t xml:space="preserve"> </w:t>
      </w:r>
      <w:r w:rsidR="00762D33">
        <w:rPr>
          <w:rFonts w:eastAsiaTheme="minorEastAsia"/>
        </w:rPr>
        <w:t xml:space="preserve">истинное значение прогнозируемой переменной для </w:t>
      </w:r>
      <w:proofErr w:type="spellStart"/>
      <w:r w:rsidR="00762D33" w:rsidRPr="00872B75">
        <w:rPr>
          <w:rFonts w:eastAsiaTheme="minorEastAsia"/>
          <w:i/>
          <w:iCs/>
          <w:lang w:val="en-US"/>
        </w:rPr>
        <w:t>i</w:t>
      </w:r>
      <w:proofErr w:type="spellEnd"/>
      <w:r w:rsidR="00762D33" w:rsidRPr="00872B75">
        <w:rPr>
          <w:rFonts w:eastAsiaTheme="minorEastAsia"/>
        </w:rPr>
        <w:t>-</w:t>
      </w:r>
      <w:r w:rsidR="00762D33">
        <w:rPr>
          <w:rFonts w:eastAsiaTheme="minorEastAsia"/>
        </w:rPr>
        <w:t xml:space="preserve">го примера выборки, 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</m:bar>
      </m:oMath>
      <w:r w:rsidR="00762D33" w:rsidRPr="00653381">
        <w:rPr>
          <w:rFonts w:eastAsiaTheme="minorEastAsia"/>
        </w:rPr>
        <w:t xml:space="preserve"> </w:t>
      </w:r>
      <w:r w:rsidR="00762D33">
        <w:rPr>
          <w:rFonts w:eastAsiaTheme="minorEastAsia"/>
        </w:rPr>
        <w:t>– среднее по выборке истинное значение прогнозируемой переменной.</w:t>
      </w:r>
    </w:p>
    <w:p w14:paraId="66667411" w14:textId="77777777" w:rsidR="00D9624E" w:rsidRDefault="00D9624E" w:rsidP="001043D2">
      <w:pPr>
        <w:pStyle w:val="zag1"/>
        <w:numPr>
          <w:ilvl w:val="0"/>
          <w:numId w:val="5"/>
        </w:numPr>
      </w:pPr>
      <w:bookmarkStart w:id="8" w:name="_Toc166745909"/>
      <w:r>
        <w:t>Результаты</w:t>
      </w:r>
      <w:bookmarkEnd w:id="8"/>
    </w:p>
    <w:p w14:paraId="34BDB216" w14:textId="738595E4" w:rsidR="00653381" w:rsidRDefault="00653381" w:rsidP="00653381">
      <w:pPr>
        <w:pStyle w:val="txt"/>
      </w:pPr>
      <w:r>
        <w:t>Рассмотрим полученные в данной работе результаты.</w:t>
      </w:r>
    </w:p>
    <w:p w14:paraId="519AFF4F" w14:textId="1CD04259" w:rsidR="004F3D1D" w:rsidRPr="00DA6016" w:rsidRDefault="00DA6016" w:rsidP="00653381">
      <w:pPr>
        <w:pStyle w:val="txt"/>
      </w:pPr>
      <w:r>
        <w:t xml:space="preserve">На Рис. 4 приведены зависимости критериев качества прогнозирования от горизонта прогноза для всех построенных моделей, при использовании индекса </w:t>
      </w:r>
      <w:proofErr w:type="spellStart"/>
      <w:r>
        <w:rPr>
          <w:lang w:val="en-US"/>
        </w:rPr>
        <w:t>Dst</w:t>
      </w:r>
      <w:proofErr w:type="spellEnd"/>
      <w:r>
        <w:t xml:space="preserve"> в исходном представлении. На Рис. 5 приведены те же зависимости при использовании индекса </w:t>
      </w:r>
      <w:proofErr w:type="spellStart"/>
      <w:r>
        <w:rPr>
          <w:lang w:val="en-US"/>
        </w:rPr>
        <w:t>Dst</w:t>
      </w:r>
      <w:proofErr w:type="spellEnd"/>
      <w:r w:rsidRPr="00DA6016">
        <w:t xml:space="preserve"> </w:t>
      </w:r>
      <w:r>
        <w:t>в логарифмированном представлении. При этом хорошо заметно монотонное убывание качества прогноза всех моделей с увеличением горизонта.</w:t>
      </w:r>
      <w:r w:rsidR="00E037B4">
        <w:t xml:space="preserve"> Минимально приемлемым можно считать качество прогноза при горизонте не более 12 часов.</w:t>
      </w:r>
    </w:p>
    <w:p w14:paraId="4B5117AB" w14:textId="21FA6B45" w:rsidR="00DA6016" w:rsidRDefault="00E037B4" w:rsidP="00653381">
      <w:pPr>
        <w:pStyle w:val="txt"/>
      </w:pPr>
      <w:r>
        <w:t>Наилучшие результаты прогнозирования показал многослойный персептрон</w:t>
      </w:r>
      <w:r w:rsidR="00E2051E">
        <w:t xml:space="preserve"> и регуляризация </w:t>
      </w:r>
      <w:r w:rsidR="00E2051E">
        <w:rPr>
          <w:lang w:val="en-US"/>
        </w:rPr>
        <w:t>L</w:t>
      </w:r>
      <w:r w:rsidR="00E2051E" w:rsidRPr="00E2051E">
        <w:t>2</w:t>
      </w:r>
      <w:r>
        <w:t xml:space="preserve">, что может быть объяснено тем, что искомое </w:t>
      </w:r>
      <w:r>
        <w:lastRenderedPageBreak/>
        <w:t xml:space="preserve">отображение является нелинейным. Результатом этого является более низкое качество прогнозирования, показанное всеми </w:t>
      </w:r>
      <w:r w:rsidR="00E2051E">
        <w:t xml:space="preserve">более линейными </w:t>
      </w:r>
      <w:r>
        <w:t>моделями.</w:t>
      </w:r>
    </w:p>
    <w:p w14:paraId="6F37480F" w14:textId="77777777" w:rsidR="00DA6016" w:rsidRPr="00653381" w:rsidRDefault="00DA6016" w:rsidP="00653381">
      <w:pPr>
        <w:pStyle w:val="txt"/>
      </w:pPr>
    </w:p>
    <w:p w14:paraId="037FA272" w14:textId="1F0D8BF5" w:rsidR="00D9624E" w:rsidRDefault="00E2051E" w:rsidP="001418F5">
      <w:pPr>
        <w:pStyle w:val="txt"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6BAD0775" wp14:editId="4AC39D1E">
            <wp:extent cx="2927350" cy="2599646"/>
            <wp:effectExtent l="0" t="0" r="6350" b="0"/>
            <wp:docPr id="2" name="Рисунок 2" descr="https://sun9-41.userapi.com/impg/J5zztQyREJ_IBzurldQRYCcnNO5djEFgEsxIww/vzGIEvMtzDU.jpg?size=887x788&amp;quality=96&amp;sign=0d00319e7ba1d9af1ab181b1b304b6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1.userapi.com/impg/J5zztQyREJ_IBzurldQRYCcnNO5djEFgEsxIww/vzGIEvMtzDU.jpg?size=887x788&amp;quality=96&amp;sign=0d00319e7ba1d9af1ab181b1b304b66e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602" cy="260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8DA1BB4" wp14:editId="1BC1E136">
            <wp:extent cx="2879861" cy="2578100"/>
            <wp:effectExtent l="0" t="0" r="0" b="0"/>
            <wp:docPr id="6" name="Рисунок 6" descr="https://sun9-12.userapi.com/impg/tVprjZD7EKesoByT_tu3AEsDPiysZ2jVQfMAZw/tnW-i7m5fH0.jpg?size=878x786&amp;quality=96&amp;sign=6790bc66da8d8e04867326694cef72a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2.userapi.com/impg/tVprjZD7EKesoByT_tu3AEsDPiysZ2jVQfMAZw/tnW-i7m5fH0.jpg?size=878x786&amp;quality=96&amp;sign=6790bc66da8d8e04867326694cef72a0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168" cy="258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7A2F7" w14:textId="1E21E155" w:rsidR="00D46AB8" w:rsidRPr="00E2051E" w:rsidRDefault="00D46AB8" w:rsidP="00D46AB8">
      <w:pPr>
        <w:pStyle w:val="txt"/>
        <w:ind w:left="708" w:firstLine="708"/>
        <w:rPr>
          <w:i/>
          <w:lang w:val="en-US"/>
        </w:rPr>
      </w:pPr>
      <w:r>
        <w:rPr>
          <w:i/>
        </w:rPr>
        <w:t xml:space="preserve">Рис. 4. </w:t>
      </w:r>
      <w:r w:rsidR="00AA5AB8">
        <w:rPr>
          <w:i/>
        </w:rPr>
        <w:t>Зависимость качества прогнозирования от горизонта прогноза.</w:t>
      </w:r>
      <w:r w:rsidR="00DA6016">
        <w:rPr>
          <w:i/>
        </w:rPr>
        <w:t xml:space="preserve"> Индекс </w:t>
      </w:r>
      <w:proofErr w:type="spellStart"/>
      <w:r w:rsidR="00DA6016">
        <w:rPr>
          <w:i/>
          <w:lang w:val="en-US"/>
        </w:rPr>
        <w:t>Dst</w:t>
      </w:r>
      <w:proofErr w:type="spellEnd"/>
      <w:r w:rsidR="00DA6016">
        <w:rPr>
          <w:i/>
          <w:lang w:val="en-US"/>
        </w:rPr>
        <w:t xml:space="preserve"> </w:t>
      </w:r>
      <w:r w:rsidR="00E2051E">
        <w:rPr>
          <w:i/>
        </w:rPr>
        <w:t>в исходном представлении.</w:t>
      </w:r>
    </w:p>
    <w:p w14:paraId="3883B65F" w14:textId="16A148F7" w:rsidR="00D46AB8" w:rsidRDefault="001418F5" w:rsidP="00D46AB8">
      <w:pPr>
        <w:pStyle w:val="txt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658295" wp14:editId="60BB9954">
            <wp:extent cx="2935755" cy="2622550"/>
            <wp:effectExtent l="0" t="0" r="0" b="6350"/>
            <wp:docPr id="8" name="Рисунок 8" descr="https://sun9-62.userapi.com/impg/6I1uhLHtswmbpycQ3jpqQO8jUCJ7UyL4wmatNQ/teSZE4sSapM.jpg?size=887x793&amp;quality=96&amp;sign=e5d1510fdd288cfc29e400695102c8d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2.userapi.com/impg/6I1uhLHtswmbpycQ3jpqQO8jUCJ7UyL4wmatNQ/teSZE4sSapM.jpg?size=887x793&amp;quality=96&amp;sign=e5d1510fdd288cfc29e400695102c8dd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079" cy="262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1195A7C" wp14:editId="3B1D7A69">
            <wp:extent cx="2908235" cy="2603500"/>
            <wp:effectExtent l="0" t="0" r="6985" b="6350"/>
            <wp:docPr id="10" name="Рисунок 10" descr="https://sun9-42.userapi.com/impg/Vtj7sHHzjICbFAPv37Pn1j1ORHPvHrBIyyX9Ww/1qsRXfN9IDk.jpg?size=878x786&amp;quality=96&amp;sign=2e776fc290a05e861fa0aa33b02352a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2.userapi.com/impg/Vtj7sHHzjICbFAPv37Pn1j1ORHPvHrBIyyX9Ww/1qsRXfN9IDk.jpg?size=878x786&amp;quality=96&amp;sign=2e776fc290a05e861fa0aa33b02352ad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478" cy="260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2A29" w14:textId="6AD688C8" w:rsidR="00DA6016" w:rsidRPr="00872B75" w:rsidRDefault="00D46AB8" w:rsidP="00DA6016">
      <w:pPr>
        <w:pStyle w:val="txt"/>
        <w:ind w:left="708" w:firstLine="708"/>
        <w:rPr>
          <w:i/>
        </w:rPr>
      </w:pPr>
      <w:r>
        <w:rPr>
          <w:i/>
        </w:rPr>
        <w:t xml:space="preserve">Рис. </w:t>
      </w:r>
      <w:r w:rsidR="001418F5">
        <w:rPr>
          <w:i/>
          <w:lang w:val="en-US"/>
        </w:rPr>
        <w:t>5</w:t>
      </w:r>
      <w:r>
        <w:rPr>
          <w:i/>
        </w:rPr>
        <w:t xml:space="preserve">. </w:t>
      </w:r>
      <w:r w:rsidR="00DA6016">
        <w:rPr>
          <w:i/>
        </w:rPr>
        <w:t xml:space="preserve">Зависимость качества прогнозирования от горизонта прогноза. Индекс </w:t>
      </w:r>
      <w:proofErr w:type="spellStart"/>
      <w:r w:rsidR="00DA6016">
        <w:rPr>
          <w:i/>
          <w:lang w:val="en-US"/>
        </w:rPr>
        <w:t>Dst</w:t>
      </w:r>
      <w:proofErr w:type="spellEnd"/>
      <w:r w:rsidR="00DA6016" w:rsidRPr="00E2051E">
        <w:rPr>
          <w:i/>
        </w:rPr>
        <w:t xml:space="preserve"> </w:t>
      </w:r>
      <w:r w:rsidR="00DA6016">
        <w:rPr>
          <w:i/>
        </w:rPr>
        <w:t>в логарифмическом представлении.</w:t>
      </w:r>
    </w:p>
    <w:p w14:paraId="2FF82FC8" w14:textId="25DC59BB" w:rsidR="00D46AB8" w:rsidRDefault="00E037B4" w:rsidP="00D46AB8">
      <w:pPr>
        <w:pStyle w:val="txt"/>
        <w:ind w:left="708" w:firstLine="708"/>
        <w:rPr>
          <w:iCs/>
        </w:rPr>
      </w:pPr>
      <w:r>
        <w:rPr>
          <w:iCs/>
        </w:rPr>
        <w:t xml:space="preserve">Так как </w:t>
      </w:r>
      <w:r w:rsidR="002477AC">
        <w:rPr>
          <w:iCs/>
        </w:rPr>
        <w:t xml:space="preserve">полученные </w:t>
      </w:r>
      <w:r>
        <w:rPr>
          <w:iCs/>
        </w:rPr>
        <w:t xml:space="preserve">зависимости </w:t>
      </w:r>
      <w:r w:rsidR="002477AC">
        <w:rPr>
          <w:iCs/>
        </w:rPr>
        <w:t xml:space="preserve">для исходного и для логарифмированного представлений индекса </w:t>
      </w:r>
      <w:proofErr w:type="spellStart"/>
      <w:r w:rsidR="002477AC">
        <w:rPr>
          <w:iCs/>
          <w:lang w:val="en-US"/>
        </w:rPr>
        <w:t>Dst</w:t>
      </w:r>
      <w:proofErr w:type="spellEnd"/>
      <w:r w:rsidR="002477AC" w:rsidRPr="00FB482F">
        <w:rPr>
          <w:iCs/>
        </w:rPr>
        <w:t xml:space="preserve"> </w:t>
      </w:r>
      <w:r w:rsidR="002477AC">
        <w:rPr>
          <w:iCs/>
        </w:rPr>
        <w:t xml:space="preserve">оказались сходными, </w:t>
      </w:r>
      <w:r w:rsidR="001418F5">
        <w:rPr>
          <w:iCs/>
        </w:rPr>
        <w:t>на Рис. </w:t>
      </w:r>
      <w:r w:rsidR="001418F5" w:rsidRPr="001418F5">
        <w:rPr>
          <w:iCs/>
        </w:rPr>
        <w:t>5</w:t>
      </w:r>
      <w:r w:rsidR="002477AC">
        <w:rPr>
          <w:iCs/>
        </w:rPr>
        <w:t xml:space="preserve"> приведено сравнение полученных зависимостей для обоих пред</w:t>
      </w:r>
      <w:r w:rsidR="0064624F">
        <w:rPr>
          <w:iCs/>
        </w:rPr>
        <w:t>ставлений для многослойного</w:t>
      </w:r>
      <w:r w:rsidR="002477AC">
        <w:rPr>
          <w:iCs/>
        </w:rPr>
        <w:t xml:space="preserve"> персептрон</w:t>
      </w:r>
      <w:r w:rsidR="0064624F">
        <w:rPr>
          <w:iCs/>
        </w:rPr>
        <w:t>а</w:t>
      </w:r>
      <w:r w:rsidR="002477AC">
        <w:rPr>
          <w:iCs/>
        </w:rPr>
        <w:t>.</w:t>
      </w:r>
    </w:p>
    <w:p w14:paraId="01AF0A53" w14:textId="4B9EAA23" w:rsidR="002477AC" w:rsidRDefault="00FB482F" w:rsidP="00D46AB8">
      <w:pPr>
        <w:pStyle w:val="txt"/>
        <w:ind w:left="708" w:firstLine="708"/>
        <w:rPr>
          <w:iCs/>
        </w:rPr>
      </w:pPr>
      <w:r>
        <w:rPr>
          <w:iCs/>
        </w:rPr>
        <w:t xml:space="preserve">Видно, что логарифмирование позволяет повысить качество прогноза только для значений горизонта прогнозирования </w:t>
      </w:r>
      <w:r w:rsidR="0064624F" w:rsidRPr="0064624F">
        <w:rPr>
          <w:iCs/>
        </w:rPr>
        <w:t xml:space="preserve">2,5 </w:t>
      </w:r>
      <w:r w:rsidR="0064624F">
        <w:rPr>
          <w:iCs/>
        </w:rPr>
        <w:t>часов и более</w:t>
      </w:r>
      <w:r>
        <w:rPr>
          <w:iCs/>
        </w:rPr>
        <w:t>. По-видимому, при меньших значениях горизонта искомая зависимость является менее нелинейной, и логарифмирование как нелинейное преобразование усложняет её построение.</w:t>
      </w:r>
    </w:p>
    <w:p w14:paraId="5F4DDA41" w14:textId="01D33B7D" w:rsidR="00D46AB8" w:rsidRDefault="001418F5" w:rsidP="0064624F">
      <w:pPr>
        <w:pStyle w:val="txt"/>
        <w:ind w:left="708" w:firstLine="708"/>
        <w:rPr>
          <w:noProof/>
          <w:lang w:val="en-US" w:eastAsia="ru-RU"/>
        </w:rPr>
      </w:pPr>
      <w:r>
        <w:rPr>
          <w:iCs/>
        </w:rPr>
        <w:lastRenderedPageBreak/>
        <w:t>На Рис. </w:t>
      </w:r>
      <w:r w:rsidRPr="001418F5">
        <w:rPr>
          <w:iCs/>
        </w:rPr>
        <w:t>6</w:t>
      </w:r>
      <w:r>
        <w:rPr>
          <w:iCs/>
        </w:rPr>
        <w:t>-</w:t>
      </w:r>
      <w:r w:rsidRPr="001418F5">
        <w:rPr>
          <w:iCs/>
        </w:rPr>
        <w:t>9</w:t>
      </w:r>
      <w:r w:rsidR="00FB482F">
        <w:rPr>
          <w:iCs/>
        </w:rPr>
        <w:t xml:space="preserve"> приведено аналогичное сравнение для других моделей – различных видов линейной регрессии. Видно, что качественно картина не меняется – логарифмическое преобразование значений индекса </w:t>
      </w:r>
      <w:proofErr w:type="spellStart"/>
      <w:r w:rsidR="00FB482F">
        <w:rPr>
          <w:iCs/>
          <w:lang w:val="en-US"/>
        </w:rPr>
        <w:t>Dst</w:t>
      </w:r>
      <w:proofErr w:type="spellEnd"/>
      <w:r w:rsidR="00FB482F">
        <w:rPr>
          <w:iCs/>
        </w:rPr>
        <w:t xml:space="preserve"> позволяет повысить качество прогнозирования только при значениях горизонта прогноза, превышающих определённый порог. Сами пороговые значения для различных видов моделей могут отличаться.</w:t>
      </w:r>
    </w:p>
    <w:p w14:paraId="1F9DEB9A" w14:textId="3146007F" w:rsidR="0064624F" w:rsidRPr="0064624F" w:rsidRDefault="0064624F" w:rsidP="0064624F">
      <w:pPr>
        <w:pStyle w:val="txt"/>
        <w:ind w:left="708" w:firstLine="708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C08C9C" wp14:editId="49C7E7A8">
            <wp:extent cx="2343150" cy="2218159"/>
            <wp:effectExtent l="0" t="0" r="0" b="0"/>
            <wp:docPr id="25" name="Рисунок 25" descr="https://sun9-14.userapi.com/impg/q8WoByvCJ6mIDJkPFHLWmgTg9OHFUQIwZbuvqQ/hybeBKLLIbs.jpg?size=887x840&amp;quality=96&amp;sign=76bd48a85d454c688ddcc9d26c910d5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4.userapi.com/impg/q8WoByvCJ6mIDJkPFHLWmgTg9OHFUQIwZbuvqQ/hybeBKLLIbs.jpg?size=887x840&amp;quality=96&amp;sign=76bd48a85d454c688ddcc9d26c910d5e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549" cy="222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23AAAE9" wp14:editId="67D3B447">
            <wp:extent cx="2390987" cy="2241550"/>
            <wp:effectExtent l="0" t="0" r="9525" b="6350"/>
            <wp:docPr id="26" name="Рисунок 26" descr="https://sun9-33.userapi.com/impg/VqEvbhw8ALgzQjYlKs7pfFChwlg-bvXBuSSqWg/SvbcdCUhTMI.jpg?size=896x840&amp;quality=96&amp;sign=690c13225fa1da02bb5eb808938db60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33.userapi.com/impg/VqEvbhw8ALgzQjYlKs7pfFChwlg-bvXBuSSqWg/SvbcdCUhTMI.jpg?size=896x840&amp;quality=96&amp;sign=690c13225fa1da02bb5eb808938db60b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230" cy="224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ADE35" w14:textId="5D4AFDC4" w:rsidR="00F72734" w:rsidRPr="002477AC" w:rsidRDefault="00F72734" w:rsidP="00F72734">
      <w:pPr>
        <w:pStyle w:val="txt"/>
        <w:ind w:left="708" w:firstLine="708"/>
        <w:rPr>
          <w:i/>
        </w:rPr>
      </w:pPr>
      <w:r>
        <w:rPr>
          <w:i/>
        </w:rPr>
        <w:t xml:space="preserve">Рис. </w:t>
      </w:r>
      <w:r w:rsidRPr="00F72734">
        <w:rPr>
          <w:i/>
        </w:rPr>
        <w:t>6</w:t>
      </w:r>
      <w:r>
        <w:rPr>
          <w:i/>
        </w:rPr>
        <w:t xml:space="preserve">. </w:t>
      </w:r>
      <w:r w:rsidR="002477AC">
        <w:rPr>
          <w:i/>
        </w:rPr>
        <w:t xml:space="preserve">Сравнение зависимостей качества прогнозирования многослойным персептроном от горизонта прогноза для исходного и логарифмированного представления индекса </w:t>
      </w:r>
      <w:proofErr w:type="spellStart"/>
      <w:r w:rsidR="002477AC">
        <w:rPr>
          <w:i/>
          <w:lang w:val="en-US"/>
        </w:rPr>
        <w:t>Dst</w:t>
      </w:r>
      <w:proofErr w:type="spellEnd"/>
      <w:r w:rsidR="002477AC" w:rsidRPr="002477AC">
        <w:rPr>
          <w:i/>
        </w:rPr>
        <w:t>.</w:t>
      </w:r>
    </w:p>
    <w:p w14:paraId="43EB74FD" w14:textId="4CC22551" w:rsidR="00F72734" w:rsidRDefault="005F00E6" w:rsidP="00D46AB8">
      <w:pPr>
        <w:pStyle w:val="txt"/>
        <w:ind w:firstLine="0"/>
      </w:pPr>
      <w:r>
        <w:rPr>
          <w:noProof/>
          <w:lang w:eastAsia="ru-RU"/>
        </w:rPr>
        <w:drawing>
          <wp:inline distT="0" distB="0" distL="0" distR="0" wp14:anchorId="0A0BF28F" wp14:editId="7681E360">
            <wp:extent cx="2803868" cy="2654300"/>
            <wp:effectExtent l="0" t="0" r="0" b="0"/>
            <wp:docPr id="29" name="Рисунок 29" descr="https://sun9-63.userapi.com/impg/5Tcppd_oyCFbovZxVGzMt3HCUR1R1G0HKZFleA/ewIDy9MhMEM.jpg?size=887x840&amp;quality=96&amp;sign=7e9082cd28e283355910d2d1b3407de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9-63.userapi.com/impg/5Tcppd_oyCFbovZxVGzMt3HCUR1R1G0HKZFleA/ewIDy9MhMEM.jpg?size=887x840&amp;quality=96&amp;sign=7e9082cd28e283355910d2d1b3407de3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888" cy="265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E3B">
        <w:rPr>
          <w:noProof/>
          <w:lang w:eastAsia="ru-RU"/>
        </w:rPr>
        <w:drawing>
          <wp:inline distT="0" distB="0" distL="0" distR="0" wp14:anchorId="617E2C85" wp14:editId="0FBAC55C">
            <wp:extent cx="2857500" cy="2678906"/>
            <wp:effectExtent l="0" t="0" r="0" b="7620"/>
            <wp:docPr id="30" name="Рисунок 30" descr="https://sun9-66.userapi.com/impg/XNphAOBcCCs_zd1znn2MJWir8MGZI-r9lgbXmQ/M7a6kDmhOZs.jpg?size=896x840&amp;quality=96&amp;sign=a6d4e485458c84f67900dab33ddde3a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66.userapi.com/impg/XNphAOBcCCs_zd1znn2MJWir8MGZI-r9lgbXmQ/M7a6kDmhOZs.jpg?size=896x840&amp;quality=96&amp;sign=a6d4e485458c84f67900dab33ddde3ac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74" cy="26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95274" w14:textId="057DED63" w:rsidR="00FB482F" w:rsidRPr="002477AC" w:rsidRDefault="001418F5" w:rsidP="00FB482F">
      <w:pPr>
        <w:pStyle w:val="txt"/>
        <w:ind w:left="708" w:firstLine="708"/>
        <w:rPr>
          <w:i/>
        </w:rPr>
      </w:pPr>
      <w:r>
        <w:rPr>
          <w:i/>
        </w:rPr>
        <w:t>Рис. 7</w:t>
      </w:r>
      <w:r w:rsidR="00FB482F">
        <w:rPr>
          <w:i/>
        </w:rPr>
        <w:t xml:space="preserve">. Сравнение зависимостей качества прогнозирования с помощью линейной регрессии без регуляризации от горизонта прогноза для исходного и логарифмированного представления индекса </w:t>
      </w:r>
      <w:proofErr w:type="spellStart"/>
      <w:r w:rsidR="00FB482F">
        <w:rPr>
          <w:i/>
          <w:lang w:val="en-US"/>
        </w:rPr>
        <w:t>Dst</w:t>
      </w:r>
      <w:proofErr w:type="spellEnd"/>
      <w:r w:rsidR="00FB482F" w:rsidRPr="002477AC">
        <w:rPr>
          <w:i/>
        </w:rPr>
        <w:t>.</w:t>
      </w:r>
    </w:p>
    <w:p w14:paraId="3AF3F0AB" w14:textId="77777777" w:rsidR="001036C8" w:rsidRDefault="001036C8" w:rsidP="00D46AB8">
      <w:pPr>
        <w:pStyle w:val="txt"/>
        <w:ind w:firstLine="0"/>
      </w:pPr>
    </w:p>
    <w:p w14:paraId="3B649308" w14:textId="04C4070A" w:rsidR="001036C8" w:rsidRDefault="005B636F" w:rsidP="00D46AB8">
      <w:pPr>
        <w:pStyle w:val="txt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0DC73A5" wp14:editId="274C0C32">
            <wp:extent cx="2870200" cy="2717094"/>
            <wp:effectExtent l="0" t="0" r="6350" b="7620"/>
            <wp:docPr id="27" name="Рисунок 27" descr="https://sun9-41.userapi.com/impg/hP0bavm5s1ZsEviUySHRPgfnUcqJwAj6aiy17A/I6-bdOH1As8.jpg?size=887x840&amp;quality=96&amp;sign=5ad5ac94b864296d7c32b918882ae16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41.userapi.com/impg/hP0bavm5s1ZsEviUySHRPgfnUcqJwAj6aiy17A/I6-bdOH1As8.jpg?size=887x840&amp;quality=96&amp;sign=5ad5ac94b864296d7c32b918882ae16b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71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4A52">
        <w:rPr>
          <w:noProof/>
          <w:lang w:eastAsia="ru-RU"/>
        </w:rPr>
        <w:drawing>
          <wp:inline distT="0" distB="0" distL="0" distR="0" wp14:anchorId="551BF2FD" wp14:editId="6D5A7C1F">
            <wp:extent cx="2914650" cy="2732484"/>
            <wp:effectExtent l="0" t="0" r="0" b="0"/>
            <wp:docPr id="31" name="Рисунок 31" descr="https://sun9-21.userapi.com/impg/q_u3b6JIi63Um-nWSTf_WAZE4jAu8tbbyTLF1w/qefLFg8vNjc.jpg?size=896x840&amp;quality=96&amp;sign=01fd19a6500769135c2d1b3facdb40b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21.userapi.com/impg/q_u3b6JIi63Um-nWSTf_WAZE4jAu8tbbyTLF1w/qefLFg8vNjc.jpg?size=896x840&amp;quality=96&amp;sign=01fd19a6500769135c2d1b3facdb40b2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660" cy="273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7578A" w14:textId="7C512E1F" w:rsidR="00FB482F" w:rsidRPr="002477AC" w:rsidRDefault="001418F5" w:rsidP="00FB482F">
      <w:pPr>
        <w:pStyle w:val="txt"/>
        <w:ind w:left="708" w:firstLine="708"/>
        <w:rPr>
          <w:i/>
        </w:rPr>
      </w:pPr>
      <w:r>
        <w:rPr>
          <w:i/>
        </w:rPr>
        <w:t>Рис. 8</w:t>
      </w:r>
      <w:r w:rsidR="00FB482F">
        <w:rPr>
          <w:i/>
        </w:rPr>
        <w:t xml:space="preserve">. Сравнение зависимостей качества прогнозирования с помощью линейной регрессии с регуляризацией </w:t>
      </w:r>
      <w:r w:rsidR="00FB482F">
        <w:rPr>
          <w:i/>
          <w:lang w:val="en-US"/>
        </w:rPr>
        <w:t>L</w:t>
      </w:r>
      <w:r w:rsidR="00FB482F" w:rsidRPr="00FB482F">
        <w:rPr>
          <w:i/>
        </w:rPr>
        <w:t xml:space="preserve">2 </w:t>
      </w:r>
      <w:r w:rsidR="00FB482F">
        <w:rPr>
          <w:i/>
        </w:rPr>
        <w:t xml:space="preserve">(гребневая регрессия) от горизонта прогноза для исходного и логарифмированного представления индекса </w:t>
      </w:r>
      <w:proofErr w:type="spellStart"/>
      <w:r w:rsidR="00FB482F">
        <w:rPr>
          <w:i/>
          <w:lang w:val="en-US"/>
        </w:rPr>
        <w:t>Dst</w:t>
      </w:r>
      <w:proofErr w:type="spellEnd"/>
      <w:r w:rsidR="00FB482F" w:rsidRPr="002477AC">
        <w:rPr>
          <w:i/>
        </w:rPr>
        <w:t>.</w:t>
      </w:r>
    </w:p>
    <w:p w14:paraId="00B7B2CD" w14:textId="77777777" w:rsidR="00FB482F" w:rsidRDefault="00FB482F" w:rsidP="00D46AB8">
      <w:pPr>
        <w:pStyle w:val="txt"/>
        <w:ind w:firstLine="0"/>
      </w:pPr>
    </w:p>
    <w:p w14:paraId="1C697B9E" w14:textId="3E80B8C0" w:rsidR="001036C8" w:rsidRDefault="005B636F" w:rsidP="00D46AB8">
      <w:pPr>
        <w:pStyle w:val="txt"/>
        <w:ind w:firstLine="0"/>
      </w:pPr>
      <w:r>
        <w:rPr>
          <w:noProof/>
          <w:lang w:eastAsia="ru-RU"/>
        </w:rPr>
        <w:drawing>
          <wp:inline distT="0" distB="0" distL="0" distR="0" wp14:anchorId="0E3F802B" wp14:editId="223D7B5C">
            <wp:extent cx="2825750" cy="2674721"/>
            <wp:effectExtent l="0" t="0" r="0" b="0"/>
            <wp:docPr id="28" name="Рисунок 28" descr="https://sun9-79.userapi.com/impg/7I8JIen7zlbTMp3bF67yv7R36gjxlevYdAr4og/ZA6xzVNH888.jpg?size=887x840&amp;quality=96&amp;sign=1b0a77cdddfa7993c377b6bcea3f415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79.userapi.com/impg/7I8JIen7zlbTMp3bF67yv7R36gjxlevYdAr4og/ZA6xzVNH888.jpg?size=887x840&amp;quality=96&amp;sign=1b0a77cdddfa7993c377b6bcea3f4157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795" cy="267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6DC5">
        <w:rPr>
          <w:noProof/>
          <w:lang w:eastAsia="ru-RU"/>
        </w:rPr>
        <w:drawing>
          <wp:inline distT="0" distB="0" distL="0" distR="0" wp14:anchorId="5F4D264E" wp14:editId="78E6F0A0">
            <wp:extent cx="2857500" cy="2678905"/>
            <wp:effectExtent l="0" t="0" r="0" b="7620"/>
            <wp:docPr id="32" name="Рисунок 32" descr="https://sun9-10.userapi.com/impg/_Ve8eFcVe-u1m86EWCrcOkFod_RY77jeZVlWGA/SCkWX7KhdSk.jpg?size=896x840&amp;quality=96&amp;sign=02c6cf04fa5e509268633c76de0eaf7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10.userapi.com/impg/_Ve8eFcVe-u1m86EWCrcOkFod_RY77jeZVlWGA/SCkWX7KhdSk.jpg?size=896x840&amp;quality=96&amp;sign=02c6cf04fa5e509268633c76de0eaf7d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028" cy="268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80A7B" w14:textId="51636248" w:rsidR="001036C8" w:rsidRDefault="001036C8" w:rsidP="00D46AB8">
      <w:pPr>
        <w:pStyle w:val="txt"/>
        <w:ind w:firstLine="0"/>
      </w:pPr>
    </w:p>
    <w:p w14:paraId="161A03D5" w14:textId="4BBECEA9" w:rsidR="00FB482F" w:rsidRPr="002477AC" w:rsidRDefault="001418F5" w:rsidP="00FB482F">
      <w:pPr>
        <w:pStyle w:val="txt"/>
        <w:ind w:left="708" w:firstLine="708"/>
        <w:rPr>
          <w:i/>
        </w:rPr>
      </w:pPr>
      <w:r>
        <w:rPr>
          <w:i/>
        </w:rPr>
        <w:t>Рис. 9</w:t>
      </w:r>
      <w:r w:rsidR="00FB482F">
        <w:rPr>
          <w:i/>
        </w:rPr>
        <w:t xml:space="preserve">. Сравнение зависимостей качества прогнозирования с помощью линейной регрессии с регуляризацией </w:t>
      </w:r>
      <w:r w:rsidR="00FB482F">
        <w:rPr>
          <w:i/>
          <w:lang w:val="en-US"/>
        </w:rPr>
        <w:t>L</w:t>
      </w:r>
      <w:r w:rsidR="00FB482F">
        <w:rPr>
          <w:i/>
        </w:rPr>
        <w:t>1</w:t>
      </w:r>
      <w:r w:rsidR="00FB482F" w:rsidRPr="00FB482F">
        <w:rPr>
          <w:i/>
        </w:rPr>
        <w:t xml:space="preserve"> </w:t>
      </w:r>
      <w:r w:rsidR="00FB482F">
        <w:rPr>
          <w:i/>
        </w:rPr>
        <w:t xml:space="preserve">(лассо регрессия) от горизонта прогноза для исходного и логарифмированного представления индекса </w:t>
      </w:r>
      <w:proofErr w:type="spellStart"/>
      <w:r w:rsidR="00FB482F">
        <w:rPr>
          <w:i/>
          <w:lang w:val="en-US"/>
        </w:rPr>
        <w:t>Dst</w:t>
      </w:r>
      <w:proofErr w:type="spellEnd"/>
      <w:r w:rsidR="00FB482F" w:rsidRPr="002477AC">
        <w:rPr>
          <w:i/>
        </w:rPr>
        <w:t>.</w:t>
      </w:r>
    </w:p>
    <w:p w14:paraId="77B27A1E" w14:textId="77777777" w:rsidR="00FB482F" w:rsidRDefault="00FB482F" w:rsidP="00D46AB8">
      <w:pPr>
        <w:pStyle w:val="txt"/>
        <w:ind w:firstLine="0"/>
      </w:pPr>
    </w:p>
    <w:p w14:paraId="5076DF5C" w14:textId="676DE1A1" w:rsidR="001036C8" w:rsidRDefault="001036C8" w:rsidP="00D46AB8">
      <w:pPr>
        <w:pStyle w:val="txt"/>
        <w:ind w:firstLine="0"/>
      </w:pPr>
    </w:p>
    <w:p w14:paraId="228CB823" w14:textId="7D75D452" w:rsidR="006C72CC" w:rsidRDefault="006C72CC" w:rsidP="00D46AB8">
      <w:pPr>
        <w:pStyle w:val="txt"/>
        <w:ind w:firstLine="0"/>
      </w:pPr>
    </w:p>
    <w:p w14:paraId="0A07C012" w14:textId="77777777" w:rsidR="00FB482F" w:rsidRDefault="00FB482F" w:rsidP="00D46AB8">
      <w:pPr>
        <w:pStyle w:val="txt"/>
        <w:ind w:firstLine="0"/>
      </w:pPr>
    </w:p>
    <w:p w14:paraId="681B7CFC" w14:textId="5FB89596" w:rsidR="006C72CC" w:rsidRDefault="006C72CC" w:rsidP="00D46AB8">
      <w:pPr>
        <w:pStyle w:val="txt"/>
        <w:ind w:firstLine="0"/>
      </w:pPr>
    </w:p>
    <w:p w14:paraId="116D8D45" w14:textId="77777777" w:rsidR="006C72CC" w:rsidRPr="00F72734" w:rsidRDefault="006C72CC" w:rsidP="00D46AB8">
      <w:pPr>
        <w:pStyle w:val="txt"/>
        <w:ind w:firstLine="0"/>
      </w:pPr>
    </w:p>
    <w:p w14:paraId="32D15108" w14:textId="77777777" w:rsidR="00D76A12" w:rsidRDefault="00D9624E" w:rsidP="001043D2">
      <w:pPr>
        <w:pStyle w:val="zag1"/>
        <w:numPr>
          <w:ilvl w:val="0"/>
          <w:numId w:val="5"/>
        </w:numPr>
      </w:pPr>
      <w:bookmarkStart w:id="9" w:name="_Toc166745910"/>
      <w:r>
        <w:t>Выводы</w:t>
      </w:r>
      <w:bookmarkEnd w:id="9"/>
    </w:p>
    <w:p w14:paraId="09DACC39" w14:textId="77777777" w:rsidR="008D4036" w:rsidRDefault="008D4036" w:rsidP="008D4036">
      <w:pPr>
        <w:pStyle w:val="txt"/>
      </w:pPr>
      <w:r>
        <w:t>По результатам настоящей курсовой работы могут быть сделаны следующие выводы.</w:t>
      </w:r>
    </w:p>
    <w:p w14:paraId="29D95DB5" w14:textId="77777777" w:rsidR="008D4036" w:rsidRDefault="008D4036" w:rsidP="008D4036">
      <w:pPr>
        <w:pStyle w:val="txt"/>
      </w:pPr>
      <w:r>
        <w:t>1)</w:t>
      </w:r>
      <w:r>
        <w:tab/>
        <w:t>Для всех построенных моделей качество прогнозирования монотонно убывает с увеличением горизонта прогноза. При этом минимально приемлемым можно считать качество прогнозирования при горизонте прогноза не более 12 часов.</w:t>
      </w:r>
    </w:p>
    <w:p w14:paraId="78D28052" w14:textId="77777777" w:rsidR="008D4036" w:rsidRDefault="008D4036" w:rsidP="008D4036">
      <w:pPr>
        <w:pStyle w:val="txt"/>
      </w:pPr>
      <w:r>
        <w:t>2)</w:t>
      </w:r>
      <w:r>
        <w:tab/>
        <w:t>Построенные модели могут быть ранжированы по качеству прогнозирования в следующем порядке: многослойный персептрон, гребневая регрессия, линейная регрессия без регуляризации, лассо регрессия, тривиальная модель.</w:t>
      </w:r>
    </w:p>
    <w:p w14:paraId="231E7165" w14:textId="4FF63285" w:rsidR="0041129B" w:rsidRPr="00F72734" w:rsidRDefault="003B0D87" w:rsidP="003B0D87">
      <w:pPr>
        <w:pStyle w:val="txt"/>
      </w:pPr>
      <w:r>
        <w:t>3)</w:t>
      </w:r>
      <w:r>
        <w:tab/>
        <w:t>И</w:t>
      </w:r>
      <w:r w:rsidR="00E8556F">
        <w:t xml:space="preserve">спользование логарифмированных данных повышает точность </w:t>
      </w:r>
      <w:r>
        <w:t>прогнози</w:t>
      </w:r>
      <w:r w:rsidR="00454855">
        <w:t>рования при горизонте прогноза 2,5</w:t>
      </w:r>
      <w:r>
        <w:t xml:space="preserve"> часов и более. При меньших величинах горизонта качество прогнозирования ухудшается</w:t>
      </w:r>
      <w:r w:rsidR="00454855">
        <w:t xml:space="preserve"> на линейных моделях и почти не меняется на персептроне</w:t>
      </w:r>
      <w:r>
        <w:t>, что может быть связано с низкой нелинейностью требуемого отображения, которое более эффективно аппроксимируется в исходном не логарифмированном представлении.</w:t>
      </w:r>
    </w:p>
    <w:p w14:paraId="61F0E47A" w14:textId="77777777" w:rsidR="0041129B" w:rsidRPr="0041129B" w:rsidRDefault="0041129B" w:rsidP="0041129B">
      <w:pPr>
        <w:pStyle w:val="zag1"/>
        <w:numPr>
          <w:ilvl w:val="0"/>
          <w:numId w:val="5"/>
        </w:numPr>
      </w:pPr>
      <w:bookmarkStart w:id="10" w:name="_Toc166745911"/>
      <w:r>
        <w:t>Список литературы</w:t>
      </w:r>
      <w:bookmarkEnd w:id="10"/>
    </w:p>
    <w:p w14:paraId="717A0807" w14:textId="1CB8F98D" w:rsidR="00DE0142" w:rsidRPr="003C00A7" w:rsidRDefault="00C41504" w:rsidP="00E762A3">
      <w:pPr>
        <w:pStyle w:val="txt"/>
        <w:rPr>
          <w:lang w:val="en-US"/>
        </w:rPr>
      </w:pPr>
      <w:r w:rsidRPr="00567735">
        <w:rPr>
          <w:rStyle w:val="txt0"/>
          <w:lang w:val="en-US"/>
        </w:rPr>
        <w:t>[</w:t>
      </w:r>
      <w:r w:rsidR="00E762A3" w:rsidRPr="00567735">
        <w:rPr>
          <w:rStyle w:val="txt0"/>
          <w:lang w:val="en-US"/>
        </w:rPr>
        <w:t>1</w:t>
      </w:r>
      <w:r w:rsidRPr="00567735">
        <w:rPr>
          <w:rStyle w:val="txt0"/>
          <w:lang w:val="en-US"/>
        </w:rPr>
        <w:t>]</w:t>
      </w:r>
      <w:r w:rsidR="00E762A3" w:rsidRPr="00567735">
        <w:rPr>
          <w:rStyle w:val="txt0"/>
          <w:lang w:val="en-US"/>
        </w:rPr>
        <w:t>.</w:t>
      </w:r>
      <w:r w:rsidR="00567735">
        <w:rPr>
          <w:rStyle w:val="txt0"/>
          <w:lang w:val="en-US"/>
        </w:rPr>
        <w:tab/>
      </w:r>
      <w:r w:rsidR="00E762A3" w:rsidRPr="00567735">
        <w:rPr>
          <w:rStyle w:val="txt0"/>
          <w:lang w:val="en-US"/>
        </w:rPr>
        <w:t xml:space="preserve"> </w:t>
      </w:r>
      <w:proofErr w:type="spellStart"/>
      <w:r w:rsidR="003C00A7" w:rsidRPr="003C00A7">
        <w:rPr>
          <w:lang w:val="en-US"/>
        </w:rPr>
        <w:t>Akasofu</w:t>
      </w:r>
      <w:proofErr w:type="spellEnd"/>
      <w:r w:rsidR="003C00A7" w:rsidRPr="003C00A7">
        <w:rPr>
          <w:lang w:val="en-US"/>
        </w:rPr>
        <w:t xml:space="preserve"> S.-I., Chapman S</w:t>
      </w:r>
      <w:r w:rsidR="003C00A7">
        <w:rPr>
          <w:lang w:val="en-US"/>
        </w:rPr>
        <w:t>. Solar-Terrestrial Physics. Ox</w:t>
      </w:r>
      <w:r w:rsidR="003C00A7" w:rsidRPr="003C00A7">
        <w:rPr>
          <w:lang w:val="en-US"/>
        </w:rPr>
        <w:t>ford: Clarendon Press, 889 p. 1972.</w:t>
      </w:r>
    </w:p>
    <w:p w14:paraId="67A697EB" w14:textId="475C12B7" w:rsidR="00DD0C7E" w:rsidRPr="00567735" w:rsidRDefault="00C41504" w:rsidP="00297DF1">
      <w:pPr>
        <w:pStyle w:val="txt"/>
        <w:rPr>
          <w:ins w:id="11" w:author="HP" w:date="2024-05-16T06:09:00Z"/>
          <w:lang w:val="en-US"/>
        </w:rPr>
      </w:pPr>
      <w:r w:rsidRPr="00567735">
        <w:rPr>
          <w:lang w:val="en-US"/>
        </w:rPr>
        <w:t>[</w:t>
      </w:r>
      <w:r w:rsidR="00E762A3" w:rsidRPr="00567735">
        <w:rPr>
          <w:lang w:val="en-US"/>
        </w:rPr>
        <w:t>2</w:t>
      </w:r>
      <w:r w:rsidRPr="00567735">
        <w:rPr>
          <w:lang w:val="en-US"/>
        </w:rPr>
        <w:t>]</w:t>
      </w:r>
      <w:r w:rsidR="00E762A3" w:rsidRPr="00567735">
        <w:rPr>
          <w:lang w:val="en-US"/>
        </w:rPr>
        <w:t>.</w:t>
      </w:r>
      <w:r w:rsidR="00567735">
        <w:rPr>
          <w:lang w:val="en-US"/>
        </w:rPr>
        <w:tab/>
      </w:r>
      <w:proofErr w:type="spellStart"/>
      <w:r w:rsidR="00567735" w:rsidRPr="00567735">
        <w:rPr>
          <w:color w:val="000000"/>
          <w:lang w:val="en-US"/>
        </w:rPr>
        <w:t>Toyohisa</w:t>
      </w:r>
      <w:proofErr w:type="spellEnd"/>
      <w:r w:rsidR="00567735" w:rsidRPr="00567735">
        <w:rPr>
          <w:color w:val="000000"/>
          <w:lang w:val="en-US"/>
        </w:rPr>
        <w:t xml:space="preserve"> </w:t>
      </w:r>
      <w:r w:rsidR="00567735">
        <w:rPr>
          <w:color w:val="000000"/>
          <w:lang w:val="en-US"/>
        </w:rPr>
        <w:t xml:space="preserve">Kamei, </w:t>
      </w:r>
      <w:proofErr w:type="spellStart"/>
      <w:r w:rsidR="00567735">
        <w:rPr>
          <w:color w:val="000000"/>
          <w:lang w:val="en-US"/>
        </w:rPr>
        <w:t>Masahi</w:t>
      </w:r>
      <w:proofErr w:type="spellEnd"/>
      <w:r w:rsidR="00567735">
        <w:rPr>
          <w:color w:val="000000"/>
          <w:lang w:val="en-US"/>
        </w:rPr>
        <w:t xml:space="preserve"> </w:t>
      </w:r>
      <w:proofErr w:type="spellStart"/>
      <w:r w:rsidR="00567735">
        <w:rPr>
          <w:color w:val="000000"/>
          <w:lang w:val="en-US"/>
        </w:rPr>
        <w:t>Sugiura</w:t>
      </w:r>
      <w:proofErr w:type="spellEnd"/>
      <w:r w:rsidR="00567735">
        <w:rPr>
          <w:color w:val="000000"/>
          <w:lang w:val="en-US"/>
        </w:rPr>
        <w:t xml:space="preserve">. </w:t>
      </w:r>
      <w:r w:rsidR="00567735" w:rsidRPr="00567735">
        <w:rPr>
          <w:lang w:val="en-US"/>
        </w:rPr>
        <w:t xml:space="preserve">On </w:t>
      </w:r>
      <w:proofErr w:type="spellStart"/>
      <w:proofErr w:type="gramStart"/>
      <w:r w:rsidR="00567735" w:rsidRPr="00567735">
        <w:rPr>
          <w:lang w:val="en-US"/>
        </w:rPr>
        <w:t>Dst</w:t>
      </w:r>
      <w:proofErr w:type="spellEnd"/>
      <w:proofErr w:type="gramEnd"/>
      <w:r w:rsidR="00567735" w:rsidRPr="00567735">
        <w:rPr>
          <w:lang w:val="en-US"/>
        </w:rPr>
        <w:t xml:space="preserve"> index (description in the IAGA Bulletin No 40) (</w:t>
      </w:r>
      <w:r w:rsidR="00DD0C7E" w:rsidRPr="00567735">
        <w:rPr>
          <w:lang w:val="en-US"/>
        </w:rPr>
        <w:t>https://wdc.kugi.kyoto-u.ac.jp/dstdir/dst2/onDstindex.html</w:t>
      </w:r>
      <w:r w:rsidR="00567735" w:rsidRPr="00567735">
        <w:rPr>
          <w:lang w:val="en-US"/>
        </w:rPr>
        <w:t>)</w:t>
      </w:r>
    </w:p>
    <w:p w14:paraId="06E5F688" w14:textId="423EB8E1" w:rsidR="00DD0C7E" w:rsidRDefault="00C41504" w:rsidP="00DD0C7E">
      <w:pPr>
        <w:pStyle w:val="txt"/>
      </w:pPr>
      <w:r w:rsidRPr="00567735">
        <w:rPr>
          <w:lang w:val="en-US"/>
        </w:rPr>
        <w:t>[</w:t>
      </w:r>
      <w:r w:rsidR="00E762A3" w:rsidRPr="00567735">
        <w:rPr>
          <w:lang w:val="en-US"/>
        </w:rPr>
        <w:t>3</w:t>
      </w:r>
      <w:r w:rsidRPr="00567735">
        <w:rPr>
          <w:lang w:val="en-US"/>
        </w:rPr>
        <w:t>]</w:t>
      </w:r>
      <w:r w:rsidR="00567735" w:rsidRPr="00567735">
        <w:rPr>
          <w:lang w:val="en-US"/>
        </w:rPr>
        <w:t xml:space="preserve">. </w:t>
      </w:r>
      <w:r w:rsidR="00DD0C7E">
        <w:t>Сервер</w:t>
      </w:r>
      <w:r w:rsidR="00DD0C7E" w:rsidRPr="00567735">
        <w:rPr>
          <w:lang w:val="en-US"/>
        </w:rPr>
        <w:t xml:space="preserve"> «</w:t>
      </w:r>
      <w:proofErr w:type="spellStart"/>
      <w:r w:rsidR="00DD0C7E">
        <w:t>СиЗиФ</w:t>
      </w:r>
      <w:proofErr w:type="spellEnd"/>
      <w:r w:rsidR="00DD0C7E" w:rsidRPr="00567735">
        <w:rPr>
          <w:lang w:val="en-US"/>
        </w:rPr>
        <w:t>» (</w:t>
      </w:r>
      <w:r w:rsidR="00DD0C7E">
        <w:t>Солнечно</w:t>
      </w:r>
      <w:r w:rsidR="00DD0C7E" w:rsidRPr="00567735">
        <w:rPr>
          <w:lang w:val="en-US"/>
        </w:rPr>
        <w:t>-</w:t>
      </w:r>
      <w:r w:rsidR="00DD0C7E">
        <w:t>Земная</w:t>
      </w:r>
      <w:r w:rsidR="00DD0C7E" w:rsidRPr="00567735">
        <w:rPr>
          <w:lang w:val="en-US"/>
        </w:rPr>
        <w:t xml:space="preserve"> </w:t>
      </w:r>
      <w:r w:rsidR="00DD0C7E">
        <w:t>физика</w:t>
      </w:r>
      <w:r w:rsidR="00DD0C7E" w:rsidRPr="00567735">
        <w:rPr>
          <w:lang w:val="en-US"/>
        </w:rPr>
        <w:t xml:space="preserve">, </w:t>
      </w:r>
      <w:hyperlink r:id="rId24" w:history="1">
        <w:r w:rsidR="00DD0C7E" w:rsidRPr="002F05DB">
          <w:rPr>
            <w:rStyle w:val="aa"/>
          </w:rPr>
          <w:t>http://www.kosmofizika.ru/</w:t>
        </w:r>
      </w:hyperlink>
      <w:r w:rsidR="00DD0C7E">
        <w:t>)</w:t>
      </w:r>
    </w:p>
    <w:p w14:paraId="412555A2" w14:textId="7F4A5B61" w:rsidR="00E762A3" w:rsidRDefault="003C00A7" w:rsidP="00E762A3">
      <w:pPr>
        <w:pStyle w:val="txt"/>
      </w:pPr>
      <w:r w:rsidRPr="00653381">
        <w:t xml:space="preserve"> </w:t>
      </w:r>
      <w:r w:rsidR="00C41504" w:rsidRPr="00653381">
        <w:t>[</w:t>
      </w:r>
      <w:r w:rsidR="00E762A3">
        <w:t>4</w:t>
      </w:r>
      <w:r w:rsidR="00C41504" w:rsidRPr="00653381">
        <w:t>]</w:t>
      </w:r>
      <w:r w:rsidR="00E762A3">
        <w:t xml:space="preserve">. </w:t>
      </w:r>
      <w:r w:rsidR="00567735">
        <w:rPr>
          <w:lang w:val="en-US"/>
        </w:rPr>
        <w:tab/>
      </w:r>
      <w:proofErr w:type="gramStart"/>
      <w:r w:rsidR="00E762A3">
        <w:t>Всемирный центр данных в Киото (</w:t>
      </w:r>
      <w:proofErr w:type="spellStart"/>
      <w:r w:rsidR="00E762A3">
        <w:t>Geomagnetic</w:t>
      </w:r>
      <w:proofErr w:type="spellEnd"/>
      <w:r w:rsidR="00E762A3">
        <w:t xml:space="preserve"> </w:t>
      </w:r>
      <w:proofErr w:type="spellStart"/>
      <w:r w:rsidR="00E762A3">
        <w:t>Data</w:t>
      </w:r>
      <w:proofErr w:type="spellEnd"/>
      <w:r w:rsidR="00E762A3">
        <w:t xml:space="preserve"> </w:t>
      </w:r>
      <w:proofErr w:type="spellStart"/>
      <w:r w:rsidR="00E762A3">
        <w:t>Service</w:t>
      </w:r>
      <w:proofErr w:type="spellEnd"/>
      <w:r w:rsidR="00E762A3">
        <w:t xml:space="preserve">. </w:t>
      </w:r>
      <w:proofErr w:type="gramEnd"/>
    </w:p>
    <w:p w14:paraId="5052F63A" w14:textId="223C521E" w:rsidR="00E762A3" w:rsidRDefault="004075B0" w:rsidP="00E762A3">
      <w:pPr>
        <w:pStyle w:val="txt"/>
      </w:pPr>
      <w:proofErr w:type="gramStart"/>
      <w:r w:rsidRPr="004075B0">
        <w:t>http://wdc.kugi.kyoto-u.ac.jp/wdc/Sec3.html</w:t>
      </w:r>
      <w:r w:rsidR="00E762A3">
        <w:t>)</w:t>
      </w:r>
      <w:proofErr w:type="gramEnd"/>
    </w:p>
    <w:p w14:paraId="19BCE8C3" w14:textId="44082F9D" w:rsidR="00381764" w:rsidRPr="00567735" w:rsidRDefault="00C41504" w:rsidP="00E762A3">
      <w:pPr>
        <w:pStyle w:val="txt"/>
        <w:rPr>
          <w:lang w:val="en-US"/>
        </w:rPr>
      </w:pPr>
      <w:r w:rsidRPr="00C41504">
        <w:t>[</w:t>
      </w:r>
      <w:r w:rsidR="00381764">
        <w:t>5</w:t>
      </w:r>
      <w:r w:rsidRPr="00C41504">
        <w:t>]</w:t>
      </w:r>
      <w:r w:rsidR="00381764">
        <w:t xml:space="preserve">. </w:t>
      </w:r>
      <w:r w:rsidR="004075B0">
        <w:t xml:space="preserve"> </w:t>
      </w:r>
      <w:r w:rsidR="00567735">
        <w:rPr>
          <w:lang w:val="en-US"/>
        </w:rPr>
        <w:tab/>
      </w:r>
      <w:r w:rsidR="004075B0">
        <w:t>Библиотека</w:t>
      </w:r>
      <w:r w:rsidR="004075B0" w:rsidRPr="00567735">
        <w:rPr>
          <w:lang w:val="en-US"/>
        </w:rPr>
        <w:t xml:space="preserve"> </w:t>
      </w:r>
      <w:proofErr w:type="spellStart"/>
      <w:r w:rsidR="004075B0">
        <w:rPr>
          <w:lang w:val="en-US"/>
        </w:rPr>
        <w:t>S</w:t>
      </w:r>
      <w:r w:rsidR="004075B0" w:rsidRPr="004075B0">
        <w:rPr>
          <w:lang w:val="en-US"/>
        </w:rPr>
        <w:t>cikit</w:t>
      </w:r>
      <w:proofErr w:type="spellEnd"/>
      <w:r w:rsidR="004075B0" w:rsidRPr="00567735">
        <w:rPr>
          <w:lang w:val="en-US"/>
        </w:rPr>
        <w:t>-</w:t>
      </w:r>
      <w:r w:rsidR="004075B0" w:rsidRPr="004075B0">
        <w:rPr>
          <w:lang w:val="en-US"/>
        </w:rPr>
        <w:t>learn</w:t>
      </w:r>
      <w:r w:rsidR="00567735">
        <w:rPr>
          <w:lang w:val="en-US"/>
        </w:rPr>
        <w:t xml:space="preserve"> </w:t>
      </w:r>
      <w:r w:rsidR="004075B0" w:rsidRPr="00567735">
        <w:rPr>
          <w:lang w:val="en-US"/>
        </w:rPr>
        <w:t>(</w:t>
      </w:r>
      <w:r w:rsidR="004075B0" w:rsidRPr="004075B0">
        <w:rPr>
          <w:lang w:val="en-US"/>
        </w:rPr>
        <w:t>https</w:t>
      </w:r>
      <w:r w:rsidR="004075B0" w:rsidRPr="00567735">
        <w:rPr>
          <w:lang w:val="en-US"/>
        </w:rPr>
        <w:t>://</w:t>
      </w:r>
      <w:r w:rsidR="004075B0" w:rsidRPr="004075B0">
        <w:rPr>
          <w:lang w:val="en-US"/>
        </w:rPr>
        <w:t>scikit</w:t>
      </w:r>
      <w:r w:rsidR="004075B0" w:rsidRPr="00567735">
        <w:rPr>
          <w:lang w:val="en-US"/>
        </w:rPr>
        <w:t>-</w:t>
      </w:r>
      <w:r w:rsidR="004075B0" w:rsidRPr="004075B0">
        <w:rPr>
          <w:lang w:val="en-US"/>
        </w:rPr>
        <w:t>learn</w:t>
      </w:r>
      <w:r w:rsidR="004075B0" w:rsidRPr="00567735">
        <w:rPr>
          <w:lang w:val="en-US"/>
        </w:rPr>
        <w:t>.</w:t>
      </w:r>
      <w:r w:rsidR="004075B0" w:rsidRPr="004075B0">
        <w:rPr>
          <w:lang w:val="en-US"/>
        </w:rPr>
        <w:t>org</w:t>
      </w:r>
      <w:r w:rsidR="004075B0" w:rsidRPr="00567735">
        <w:rPr>
          <w:lang w:val="en-US"/>
        </w:rPr>
        <w:t>/</w:t>
      </w:r>
      <w:r w:rsidR="004075B0" w:rsidRPr="004075B0">
        <w:rPr>
          <w:lang w:val="en-US"/>
        </w:rPr>
        <w:t>stable</w:t>
      </w:r>
      <w:r w:rsidR="004075B0" w:rsidRPr="00567735">
        <w:rPr>
          <w:lang w:val="en-US"/>
        </w:rPr>
        <w:t>/</w:t>
      </w:r>
      <w:r w:rsidR="004075B0" w:rsidRPr="004075B0">
        <w:rPr>
          <w:lang w:val="en-US"/>
        </w:rPr>
        <w:t>index</w:t>
      </w:r>
      <w:r w:rsidR="004075B0" w:rsidRPr="00567735">
        <w:rPr>
          <w:lang w:val="en-US"/>
        </w:rPr>
        <w:t>.</w:t>
      </w:r>
      <w:r w:rsidR="004075B0" w:rsidRPr="004075B0">
        <w:rPr>
          <w:lang w:val="en-US"/>
        </w:rPr>
        <w:t>html</w:t>
      </w:r>
      <w:r w:rsidR="004075B0" w:rsidRPr="00567735">
        <w:rPr>
          <w:lang w:val="en-US"/>
        </w:rPr>
        <w:t>)</w:t>
      </w:r>
    </w:p>
    <w:p w14:paraId="7F3A4492" w14:textId="77777777" w:rsidR="00381764" w:rsidRPr="00567735" w:rsidRDefault="00381764" w:rsidP="00E762A3">
      <w:pPr>
        <w:pStyle w:val="txt"/>
        <w:rPr>
          <w:lang w:val="en-US"/>
        </w:rPr>
      </w:pPr>
    </w:p>
    <w:sectPr w:rsidR="00381764" w:rsidRPr="00567735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601DE206" w15:done="0"/>
  <w15:commentEx w15:paraId="4EE8B1D7" w15:done="0"/>
  <w15:commentEx w15:paraId="3B06C3A4" w15:done="0"/>
  <w15:commentEx w15:paraId="71F4A558" w15:done="0"/>
  <w15:commentEx w15:paraId="7BF08352" w15:done="0"/>
  <w15:commentEx w15:paraId="66B34B10" w15:done="0"/>
  <w15:commentEx w15:paraId="27A54BDC" w15:done="0"/>
  <w15:commentEx w15:paraId="480BC886" w15:done="0"/>
  <w15:commentEx w15:paraId="670AEAB1" w15:done="0"/>
  <w15:commentEx w15:paraId="05ED32A9" w15:done="0"/>
  <w15:commentEx w15:paraId="72E797C8" w15:done="0"/>
  <w15:commentEx w15:paraId="029274D4" w15:done="0"/>
  <w15:commentEx w15:paraId="00B716C8" w15:done="0"/>
  <w15:commentEx w15:paraId="56FF980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B6F3703" w16cex:dateUtc="2024-05-15T21:45:00Z"/>
  <w16cex:commentExtensible w16cex:durableId="4F4F8B12" w16cex:dateUtc="2024-05-15T22:22:00Z"/>
  <w16cex:commentExtensible w16cex:durableId="3FCD4EAD" w16cex:dateUtc="2024-05-15T23:49:00Z"/>
  <w16cex:commentExtensible w16cex:durableId="5DC309D7" w16cex:dateUtc="2024-05-15T23:04:00Z"/>
  <w16cex:commentExtensible w16cex:durableId="5E29E8A3" w16cex:dateUtc="2024-05-15T22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601DE206" w16cid:durableId="2C7C854D"/>
  <w16cid:commentId w16cid:paraId="4EE8B1D7" w16cid:durableId="657A97A9"/>
  <w16cid:commentId w16cid:paraId="3B06C3A4" w16cid:durableId="639C4F3B"/>
  <w16cid:commentId w16cid:paraId="71F4A558" w16cid:durableId="4027ED3C"/>
  <w16cid:commentId w16cid:paraId="7BF08352" w16cid:durableId="3DCA6CED"/>
  <w16cid:commentId w16cid:paraId="66B34B10" w16cid:durableId="1A2F3FCD"/>
  <w16cid:commentId w16cid:paraId="27A54BDC" w16cid:durableId="0AF25875"/>
  <w16cid:commentId w16cid:paraId="480BC886" w16cid:durableId="1D1F2E04"/>
  <w16cid:commentId w16cid:paraId="670AEAB1" w16cid:durableId="1B6F3703"/>
  <w16cid:commentId w16cid:paraId="05ED32A9" w16cid:durableId="4F4F8B12"/>
  <w16cid:commentId w16cid:paraId="72E797C8" w16cid:durableId="3FCD4EAD"/>
  <w16cid:commentId w16cid:paraId="029274D4" w16cid:durableId="5DC309D7"/>
  <w16cid:commentId w16cid:paraId="00B716C8" w16cid:durableId="5E29E8A3"/>
  <w16cid:commentId w16cid:paraId="56FF980A" w16cid:durableId="7762521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DBE735" w14:textId="77777777" w:rsidR="00F75DC5" w:rsidRDefault="00F75DC5" w:rsidP="00D76A12">
      <w:pPr>
        <w:spacing w:after="0" w:line="240" w:lineRule="auto"/>
      </w:pPr>
      <w:r>
        <w:separator/>
      </w:r>
    </w:p>
  </w:endnote>
  <w:endnote w:type="continuationSeparator" w:id="0">
    <w:p w14:paraId="38D545E5" w14:textId="77777777" w:rsidR="00F75DC5" w:rsidRDefault="00F75DC5" w:rsidP="00D76A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9748196"/>
      <w:docPartObj>
        <w:docPartGallery w:val="Page Numbers (Bottom of Page)"/>
        <w:docPartUnique/>
      </w:docPartObj>
    </w:sdtPr>
    <w:sdtEndPr/>
    <w:sdtContent>
      <w:p w14:paraId="7DBE86A8" w14:textId="024BBF87" w:rsidR="00547D68" w:rsidRDefault="00547D68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7B0F">
          <w:rPr>
            <w:noProof/>
          </w:rP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AAD692" w14:textId="77777777" w:rsidR="00F75DC5" w:rsidRDefault="00F75DC5" w:rsidP="00D76A12">
      <w:pPr>
        <w:spacing w:after="0" w:line="240" w:lineRule="auto"/>
      </w:pPr>
      <w:r>
        <w:separator/>
      </w:r>
    </w:p>
  </w:footnote>
  <w:footnote w:type="continuationSeparator" w:id="0">
    <w:p w14:paraId="7A802FD6" w14:textId="77777777" w:rsidR="00F75DC5" w:rsidRDefault="00F75DC5" w:rsidP="00D76A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037CC3"/>
    <w:multiLevelType w:val="hybridMultilevel"/>
    <w:tmpl w:val="63A2BCAA"/>
    <w:lvl w:ilvl="0" w:tplc="31481F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A57219B"/>
    <w:multiLevelType w:val="hybridMultilevel"/>
    <w:tmpl w:val="89841162"/>
    <w:lvl w:ilvl="0" w:tplc="8B26C072">
      <w:start w:val="1"/>
      <w:numFmt w:val="decimal"/>
      <w:lvlText w:val="%1."/>
      <w:lvlJc w:val="left"/>
      <w:pPr>
        <w:ind w:left="2204" w:hanging="360"/>
      </w:pPr>
    </w:lvl>
    <w:lvl w:ilvl="1" w:tplc="04190019">
      <w:start w:val="1"/>
      <w:numFmt w:val="lowerLetter"/>
      <w:lvlText w:val="%2."/>
      <w:lvlJc w:val="left"/>
      <w:pPr>
        <w:ind w:left="2924" w:hanging="360"/>
      </w:pPr>
    </w:lvl>
    <w:lvl w:ilvl="2" w:tplc="0419001B">
      <w:start w:val="1"/>
      <w:numFmt w:val="lowerRoman"/>
      <w:lvlText w:val="%3."/>
      <w:lvlJc w:val="right"/>
      <w:pPr>
        <w:ind w:left="3644" w:hanging="180"/>
      </w:pPr>
    </w:lvl>
    <w:lvl w:ilvl="3" w:tplc="0419000F">
      <w:start w:val="1"/>
      <w:numFmt w:val="decimal"/>
      <w:lvlText w:val="%4."/>
      <w:lvlJc w:val="left"/>
      <w:pPr>
        <w:ind w:left="4364" w:hanging="360"/>
      </w:pPr>
    </w:lvl>
    <w:lvl w:ilvl="4" w:tplc="04190019">
      <w:start w:val="1"/>
      <w:numFmt w:val="lowerLetter"/>
      <w:lvlText w:val="%5."/>
      <w:lvlJc w:val="left"/>
      <w:pPr>
        <w:ind w:left="5084" w:hanging="360"/>
      </w:pPr>
    </w:lvl>
    <w:lvl w:ilvl="5" w:tplc="0419001B">
      <w:start w:val="1"/>
      <w:numFmt w:val="lowerRoman"/>
      <w:lvlText w:val="%6."/>
      <w:lvlJc w:val="right"/>
      <w:pPr>
        <w:ind w:left="5804" w:hanging="180"/>
      </w:pPr>
    </w:lvl>
    <w:lvl w:ilvl="6" w:tplc="0419000F">
      <w:start w:val="1"/>
      <w:numFmt w:val="decimal"/>
      <w:lvlText w:val="%7."/>
      <w:lvlJc w:val="left"/>
      <w:pPr>
        <w:ind w:left="6524" w:hanging="360"/>
      </w:pPr>
    </w:lvl>
    <w:lvl w:ilvl="7" w:tplc="04190019">
      <w:start w:val="1"/>
      <w:numFmt w:val="lowerLetter"/>
      <w:lvlText w:val="%8."/>
      <w:lvlJc w:val="left"/>
      <w:pPr>
        <w:ind w:left="7244" w:hanging="360"/>
      </w:pPr>
    </w:lvl>
    <w:lvl w:ilvl="8" w:tplc="0419001B">
      <w:start w:val="1"/>
      <w:numFmt w:val="lowerRoman"/>
      <w:lvlText w:val="%9."/>
      <w:lvlJc w:val="right"/>
      <w:pPr>
        <w:ind w:left="7964" w:hanging="180"/>
      </w:pPr>
    </w:lvl>
  </w:abstractNum>
  <w:abstractNum w:abstractNumId="2">
    <w:nsid w:val="2388628F"/>
    <w:multiLevelType w:val="hybridMultilevel"/>
    <w:tmpl w:val="324E2A32"/>
    <w:lvl w:ilvl="0" w:tplc="76E234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C044493"/>
    <w:multiLevelType w:val="hybridMultilevel"/>
    <w:tmpl w:val="89B2F240"/>
    <w:lvl w:ilvl="0" w:tplc="D60298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490C02E0"/>
    <w:multiLevelType w:val="hybridMultilevel"/>
    <w:tmpl w:val="E6608C74"/>
    <w:lvl w:ilvl="0" w:tplc="C8F4F552">
      <w:start w:val="1"/>
      <w:numFmt w:val="decimal"/>
      <w:lvlText w:val="%1)"/>
      <w:lvlJc w:val="left"/>
      <w:pPr>
        <w:ind w:left="2145" w:hanging="360"/>
      </w:pPr>
      <w:rPr>
        <w:rFonts w:ascii="Times New Roman" w:eastAsia="Times New Roman" w:hAnsi="Times New Roman" w:cstheme="minorBidi"/>
      </w:rPr>
    </w:lvl>
    <w:lvl w:ilvl="1" w:tplc="04190019">
      <w:start w:val="1"/>
      <w:numFmt w:val="lowerLetter"/>
      <w:lvlText w:val="%2."/>
      <w:lvlJc w:val="left"/>
      <w:pPr>
        <w:ind w:left="2865" w:hanging="360"/>
      </w:pPr>
    </w:lvl>
    <w:lvl w:ilvl="2" w:tplc="0419001B">
      <w:start w:val="1"/>
      <w:numFmt w:val="lowerRoman"/>
      <w:lvlText w:val="%3."/>
      <w:lvlJc w:val="right"/>
      <w:pPr>
        <w:ind w:left="3585" w:hanging="180"/>
      </w:pPr>
    </w:lvl>
    <w:lvl w:ilvl="3" w:tplc="0419000F">
      <w:start w:val="1"/>
      <w:numFmt w:val="decimal"/>
      <w:lvlText w:val="%4."/>
      <w:lvlJc w:val="left"/>
      <w:pPr>
        <w:ind w:left="4305" w:hanging="360"/>
      </w:pPr>
    </w:lvl>
    <w:lvl w:ilvl="4" w:tplc="04190019">
      <w:start w:val="1"/>
      <w:numFmt w:val="lowerLetter"/>
      <w:lvlText w:val="%5."/>
      <w:lvlJc w:val="left"/>
      <w:pPr>
        <w:ind w:left="5025" w:hanging="360"/>
      </w:pPr>
    </w:lvl>
    <w:lvl w:ilvl="5" w:tplc="0419001B">
      <w:start w:val="1"/>
      <w:numFmt w:val="lowerRoman"/>
      <w:lvlText w:val="%6."/>
      <w:lvlJc w:val="right"/>
      <w:pPr>
        <w:ind w:left="5745" w:hanging="180"/>
      </w:pPr>
    </w:lvl>
    <w:lvl w:ilvl="6" w:tplc="0419000F">
      <w:start w:val="1"/>
      <w:numFmt w:val="decimal"/>
      <w:lvlText w:val="%7."/>
      <w:lvlJc w:val="left"/>
      <w:pPr>
        <w:ind w:left="6465" w:hanging="360"/>
      </w:pPr>
    </w:lvl>
    <w:lvl w:ilvl="7" w:tplc="04190019">
      <w:start w:val="1"/>
      <w:numFmt w:val="lowerLetter"/>
      <w:lvlText w:val="%8."/>
      <w:lvlJc w:val="left"/>
      <w:pPr>
        <w:ind w:left="7185" w:hanging="360"/>
      </w:pPr>
    </w:lvl>
    <w:lvl w:ilvl="8" w:tplc="0419001B">
      <w:start w:val="1"/>
      <w:numFmt w:val="lowerRoman"/>
      <w:lvlText w:val="%9."/>
      <w:lvlJc w:val="right"/>
      <w:pPr>
        <w:ind w:left="7905" w:hanging="180"/>
      </w:pPr>
    </w:lvl>
  </w:abstractNum>
  <w:abstractNum w:abstractNumId="5">
    <w:nsid w:val="4D550D3B"/>
    <w:multiLevelType w:val="hybridMultilevel"/>
    <w:tmpl w:val="8304D716"/>
    <w:lvl w:ilvl="0" w:tplc="7B5600E4">
      <w:start w:val="6"/>
      <w:numFmt w:val="decimal"/>
      <w:lvlText w:val="%1."/>
      <w:lvlJc w:val="left"/>
      <w:pPr>
        <w:ind w:left="705" w:hanging="360"/>
      </w:pPr>
    </w:lvl>
    <w:lvl w:ilvl="1" w:tplc="04190019">
      <w:start w:val="1"/>
      <w:numFmt w:val="lowerLetter"/>
      <w:lvlText w:val="%2."/>
      <w:lvlJc w:val="left"/>
      <w:pPr>
        <w:ind w:left="1425" w:hanging="360"/>
      </w:pPr>
    </w:lvl>
    <w:lvl w:ilvl="2" w:tplc="0419001B">
      <w:start w:val="1"/>
      <w:numFmt w:val="lowerRoman"/>
      <w:lvlText w:val="%3."/>
      <w:lvlJc w:val="right"/>
      <w:pPr>
        <w:ind w:left="2145" w:hanging="180"/>
      </w:pPr>
    </w:lvl>
    <w:lvl w:ilvl="3" w:tplc="0419000F">
      <w:start w:val="1"/>
      <w:numFmt w:val="decimal"/>
      <w:lvlText w:val="%4."/>
      <w:lvlJc w:val="left"/>
      <w:pPr>
        <w:ind w:left="2865" w:hanging="360"/>
      </w:pPr>
    </w:lvl>
    <w:lvl w:ilvl="4" w:tplc="04190019">
      <w:start w:val="1"/>
      <w:numFmt w:val="lowerLetter"/>
      <w:lvlText w:val="%5."/>
      <w:lvlJc w:val="left"/>
      <w:pPr>
        <w:ind w:left="3585" w:hanging="360"/>
      </w:pPr>
    </w:lvl>
    <w:lvl w:ilvl="5" w:tplc="0419001B">
      <w:start w:val="1"/>
      <w:numFmt w:val="lowerRoman"/>
      <w:lvlText w:val="%6."/>
      <w:lvlJc w:val="right"/>
      <w:pPr>
        <w:ind w:left="4305" w:hanging="180"/>
      </w:pPr>
    </w:lvl>
    <w:lvl w:ilvl="6" w:tplc="0419000F">
      <w:start w:val="1"/>
      <w:numFmt w:val="decimal"/>
      <w:lvlText w:val="%7."/>
      <w:lvlJc w:val="left"/>
      <w:pPr>
        <w:ind w:left="5025" w:hanging="360"/>
      </w:pPr>
    </w:lvl>
    <w:lvl w:ilvl="7" w:tplc="04190019">
      <w:start w:val="1"/>
      <w:numFmt w:val="lowerLetter"/>
      <w:lvlText w:val="%8."/>
      <w:lvlJc w:val="left"/>
      <w:pPr>
        <w:ind w:left="5745" w:hanging="360"/>
      </w:pPr>
    </w:lvl>
    <w:lvl w:ilvl="8" w:tplc="0419001B">
      <w:start w:val="1"/>
      <w:numFmt w:val="lowerRoman"/>
      <w:lvlText w:val="%9."/>
      <w:lvlJc w:val="right"/>
      <w:pPr>
        <w:ind w:left="6465" w:hanging="180"/>
      </w:pPr>
    </w:lvl>
  </w:abstractNum>
  <w:abstractNum w:abstractNumId="6">
    <w:nsid w:val="4E7A673C"/>
    <w:multiLevelType w:val="hybridMultilevel"/>
    <w:tmpl w:val="2AF432F4"/>
    <w:lvl w:ilvl="0" w:tplc="1918249E">
      <w:start w:val="1"/>
      <w:numFmt w:val="decimal"/>
      <w:lvlText w:val="%1."/>
      <w:lvlJc w:val="left"/>
      <w:pPr>
        <w:ind w:left="79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0" w:hanging="360"/>
      </w:pPr>
    </w:lvl>
    <w:lvl w:ilvl="2" w:tplc="0419001B" w:tentative="1">
      <w:start w:val="1"/>
      <w:numFmt w:val="lowerRoman"/>
      <w:lvlText w:val="%3."/>
      <w:lvlJc w:val="right"/>
      <w:pPr>
        <w:ind w:left="2230" w:hanging="180"/>
      </w:pPr>
    </w:lvl>
    <w:lvl w:ilvl="3" w:tplc="0419000F" w:tentative="1">
      <w:start w:val="1"/>
      <w:numFmt w:val="decimal"/>
      <w:lvlText w:val="%4."/>
      <w:lvlJc w:val="left"/>
      <w:pPr>
        <w:ind w:left="2950" w:hanging="360"/>
      </w:pPr>
    </w:lvl>
    <w:lvl w:ilvl="4" w:tplc="04190019" w:tentative="1">
      <w:start w:val="1"/>
      <w:numFmt w:val="lowerLetter"/>
      <w:lvlText w:val="%5."/>
      <w:lvlJc w:val="left"/>
      <w:pPr>
        <w:ind w:left="3670" w:hanging="360"/>
      </w:pPr>
    </w:lvl>
    <w:lvl w:ilvl="5" w:tplc="0419001B" w:tentative="1">
      <w:start w:val="1"/>
      <w:numFmt w:val="lowerRoman"/>
      <w:lvlText w:val="%6."/>
      <w:lvlJc w:val="right"/>
      <w:pPr>
        <w:ind w:left="4390" w:hanging="180"/>
      </w:pPr>
    </w:lvl>
    <w:lvl w:ilvl="6" w:tplc="0419000F" w:tentative="1">
      <w:start w:val="1"/>
      <w:numFmt w:val="decimal"/>
      <w:lvlText w:val="%7."/>
      <w:lvlJc w:val="left"/>
      <w:pPr>
        <w:ind w:left="5110" w:hanging="360"/>
      </w:pPr>
    </w:lvl>
    <w:lvl w:ilvl="7" w:tplc="04190019" w:tentative="1">
      <w:start w:val="1"/>
      <w:numFmt w:val="lowerLetter"/>
      <w:lvlText w:val="%8."/>
      <w:lvlJc w:val="left"/>
      <w:pPr>
        <w:ind w:left="5830" w:hanging="360"/>
      </w:pPr>
    </w:lvl>
    <w:lvl w:ilvl="8" w:tplc="0419001B" w:tentative="1">
      <w:start w:val="1"/>
      <w:numFmt w:val="lowerRoman"/>
      <w:lvlText w:val="%9."/>
      <w:lvlJc w:val="right"/>
      <w:pPr>
        <w:ind w:left="6550" w:hanging="180"/>
      </w:pPr>
    </w:lvl>
  </w:abstractNum>
  <w:abstractNum w:abstractNumId="7">
    <w:nsid w:val="550434F3"/>
    <w:multiLevelType w:val="multilevel"/>
    <w:tmpl w:val="164A7768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425" w:hanging="360"/>
      </w:pPr>
    </w:lvl>
    <w:lvl w:ilvl="2">
      <w:start w:val="1"/>
      <w:numFmt w:val="decimal"/>
      <w:lvlText w:val="%1.%2.%3"/>
      <w:lvlJc w:val="left"/>
      <w:pPr>
        <w:ind w:left="2850" w:hanging="720"/>
      </w:pPr>
    </w:lvl>
    <w:lvl w:ilvl="3">
      <w:start w:val="1"/>
      <w:numFmt w:val="decimal"/>
      <w:lvlText w:val="%1.%2.%3.%4"/>
      <w:lvlJc w:val="left"/>
      <w:pPr>
        <w:ind w:left="3915" w:hanging="720"/>
      </w:pPr>
    </w:lvl>
    <w:lvl w:ilvl="4">
      <w:start w:val="1"/>
      <w:numFmt w:val="decimal"/>
      <w:lvlText w:val="%1.%2.%3.%4.%5"/>
      <w:lvlJc w:val="left"/>
      <w:pPr>
        <w:ind w:left="5340" w:hanging="1080"/>
      </w:pPr>
    </w:lvl>
    <w:lvl w:ilvl="5">
      <w:start w:val="1"/>
      <w:numFmt w:val="decimal"/>
      <w:lvlText w:val="%1.%2.%3.%4.%5.%6"/>
      <w:lvlJc w:val="left"/>
      <w:pPr>
        <w:ind w:left="6405" w:hanging="1080"/>
      </w:pPr>
    </w:lvl>
    <w:lvl w:ilvl="6">
      <w:start w:val="1"/>
      <w:numFmt w:val="decimal"/>
      <w:lvlText w:val="%1.%2.%3.%4.%5.%6.%7"/>
      <w:lvlJc w:val="left"/>
      <w:pPr>
        <w:ind w:left="7830" w:hanging="1440"/>
      </w:pPr>
    </w:lvl>
    <w:lvl w:ilvl="7">
      <w:start w:val="1"/>
      <w:numFmt w:val="decimal"/>
      <w:lvlText w:val="%1.%2.%3.%4.%5.%6.%7.%8"/>
      <w:lvlJc w:val="left"/>
      <w:pPr>
        <w:ind w:left="8895" w:hanging="1440"/>
      </w:pPr>
    </w:lvl>
    <w:lvl w:ilvl="8">
      <w:start w:val="1"/>
      <w:numFmt w:val="decimal"/>
      <w:lvlText w:val="%1.%2.%3.%4.%5.%6.%7.%8.%9"/>
      <w:lvlJc w:val="left"/>
      <w:pPr>
        <w:ind w:left="10320" w:hanging="1800"/>
      </w:pPr>
    </w:lvl>
  </w:abstractNum>
  <w:abstractNum w:abstractNumId="8">
    <w:nsid w:val="740120A1"/>
    <w:multiLevelType w:val="hybridMultilevel"/>
    <w:tmpl w:val="02385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786E6BF1"/>
    <w:multiLevelType w:val="multilevel"/>
    <w:tmpl w:val="874038CA"/>
    <w:lvl w:ilvl="0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9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5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1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7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70" w:hanging="1800"/>
      </w:pPr>
      <w:rPr>
        <w:rFonts w:hint="default"/>
      </w:rPr>
    </w:lvl>
  </w:abstractNum>
  <w:abstractNum w:abstractNumId="10">
    <w:nsid w:val="7CA93746"/>
    <w:multiLevelType w:val="hybridMultilevel"/>
    <w:tmpl w:val="A9407518"/>
    <w:lvl w:ilvl="0" w:tplc="C49E6FBA">
      <w:start w:val="1"/>
      <w:numFmt w:val="decimal"/>
      <w:lvlText w:val="%1)"/>
      <w:lvlJc w:val="left"/>
      <w:pPr>
        <w:ind w:left="720" w:hanging="360"/>
      </w:pPr>
      <w:rPr>
        <w:rFonts w:hint="default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</w:num>
  <w:num w:numId="6">
    <w:abstractNumId w:val="2"/>
  </w:num>
  <w:num w:numId="7">
    <w:abstractNumId w:val="0"/>
  </w:num>
  <w:num w:numId="8">
    <w:abstractNumId w:val="6"/>
  </w:num>
  <w:num w:numId="9">
    <w:abstractNumId w:val="8"/>
  </w:num>
  <w:num w:numId="10">
    <w:abstractNumId w:val="3"/>
  </w:num>
  <w:num w:numId="11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Доленко">
    <w15:presenceInfo w15:providerId="None" w15:userId="Доленко"/>
  </w15:person>
  <w15:person w15:author="Сергей Доленко">
    <w15:presenceInfo w15:providerId="Windows Live" w15:userId="5bc7dbc9e0f0621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6A12"/>
    <w:rsid w:val="00017B0F"/>
    <w:rsid w:val="000636AF"/>
    <w:rsid w:val="00063CC2"/>
    <w:rsid w:val="00063E84"/>
    <w:rsid w:val="00074390"/>
    <w:rsid w:val="001036C8"/>
    <w:rsid w:val="001043D2"/>
    <w:rsid w:val="00134A52"/>
    <w:rsid w:val="001418F5"/>
    <w:rsid w:val="00157C24"/>
    <w:rsid w:val="001659D5"/>
    <w:rsid w:val="001A3C26"/>
    <w:rsid w:val="001C2327"/>
    <w:rsid w:val="001F6DC5"/>
    <w:rsid w:val="0021169C"/>
    <w:rsid w:val="002412DF"/>
    <w:rsid w:val="00244B8F"/>
    <w:rsid w:val="002477AC"/>
    <w:rsid w:val="002632C9"/>
    <w:rsid w:val="0028770A"/>
    <w:rsid w:val="00297DF1"/>
    <w:rsid w:val="003527ED"/>
    <w:rsid w:val="00357290"/>
    <w:rsid w:val="00374030"/>
    <w:rsid w:val="003764ED"/>
    <w:rsid w:val="00381764"/>
    <w:rsid w:val="0038746B"/>
    <w:rsid w:val="00394B33"/>
    <w:rsid w:val="003B0D87"/>
    <w:rsid w:val="003C00A7"/>
    <w:rsid w:val="003E7873"/>
    <w:rsid w:val="003F0C6A"/>
    <w:rsid w:val="004075B0"/>
    <w:rsid w:val="0041129B"/>
    <w:rsid w:val="0041166A"/>
    <w:rsid w:val="00454855"/>
    <w:rsid w:val="0045780A"/>
    <w:rsid w:val="00466332"/>
    <w:rsid w:val="00467B70"/>
    <w:rsid w:val="004F3D1D"/>
    <w:rsid w:val="00547D68"/>
    <w:rsid w:val="0055116A"/>
    <w:rsid w:val="00567735"/>
    <w:rsid w:val="0057073F"/>
    <w:rsid w:val="005752E3"/>
    <w:rsid w:val="005923F3"/>
    <w:rsid w:val="005A545B"/>
    <w:rsid w:val="005B636F"/>
    <w:rsid w:val="005D345B"/>
    <w:rsid w:val="005D5D7E"/>
    <w:rsid w:val="005D7A23"/>
    <w:rsid w:val="005E2139"/>
    <w:rsid w:val="005E4482"/>
    <w:rsid w:val="005F00E6"/>
    <w:rsid w:val="005F4824"/>
    <w:rsid w:val="00642127"/>
    <w:rsid w:val="0064624F"/>
    <w:rsid w:val="00653381"/>
    <w:rsid w:val="00664180"/>
    <w:rsid w:val="00693674"/>
    <w:rsid w:val="006B01F3"/>
    <w:rsid w:val="006C1DF8"/>
    <w:rsid w:val="006C72CC"/>
    <w:rsid w:val="006D1E14"/>
    <w:rsid w:val="006F41E8"/>
    <w:rsid w:val="00703181"/>
    <w:rsid w:val="00762D33"/>
    <w:rsid w:val="0078490C"/>
    <w:rsid w:val="008101AB"/>
    <w:rsid w:val="00832F4D"/>
    <w:rsid w:val="008A6E3B"/>
    <w:rsid w:val="008C3282"/>
    <w:rsid w:val="008D4036"/>
    <w:rsid w:val="008D46E1"/>
    <w:rsid w:val="00907337"/>
    <w:rsid w:val="00916A76"/>
    <w:rsid w:val="0092269E"/>
    <w:rsid w:val="009849C2"/>
    <w:rsid w:val="009863F6"/>
    <w:rsid w:val="009A4E23"/>
    <w:rsid w:val="009D47B6"/>
    <w:rsid w:val="009D553F"/>
    <w:rsid w:val="009D7FAF"/>
    <w:rsid w:val="009F3D33"/>
    <w:rsid w:val="00A04979"/>
    <w:rsid w:val="00A05931"/>
    <w:rsid w:val="00A10DD8"/>
    <w:rsid w:val="00A5520C"/>
    <w:rsid w:val="00AA5AB8"/>
    <w:rsid w:val="00AB290E"/>
    <w:rsid w:val="00B110B8"/>
    <w:rsid w:val="00B9404B"/>
    <w:rsid w:val="00C31779"/>
    <w:rsid w:val="00C41504"/>
    <w:rsid w:val="00C81339"/>
    <w:rsid w:val="00CB4E9F"/>
    <w:rsid w:val="00CD49EE"/>
    <w:rsid w:val="00CD6F3A"/>
    <w:rsid w:val="00CE3CD7"/>
    <w:rsid w:val="00CE665C"/>
    <w:rsid w:val="00D040A6"/>
    <w:rsid w:val="00D16F2A"/>
    <w:rsid w:val="00D46AB8"/>
    <w:rsid w:val="00D76A12"/>
    <w:rsid w:val="00D846A4"/>
    <w:rsid w:val="00D85552"/>
    <w:rsid w:val="00D9511B"/>
    <w:rsid w:val="00D9624E"/>
    <w:rsid w:val="00DA6016"/>
    <w:rsid w:val="00DD0C7E"/>
    <w:rsid w:val="00DE0142"/>
    <w:rsid w:val="00DE1068"/>
    <w:rsid w:val="00DF4A09"/>
    <w:rsid w:val="00E037B4"/>
    <w:rsid w:val="00E14808"/>
    <w:rsid w:val="00E2051E"/>
    <w:rsid w:val="00E23ECB"/>
    <w:rsid w:val="00E6283A"/>
    <w:rsid w:val="00E762A3"/>
    <w:rsid w:val="00E8548A"/>
    <w:rsid w:val="00E8556F"/>
    <w:rsid w:val="00E9155F"/>
    <w:rsid w:val="00EE1E1E"/>
    <w:rsid w:val="00F22EB8"/>
    <w:rsid w:val="00F421A3"/>
    <w:rsid w:val="00F643E2"/>
    <w:rsid w:val="00F72734"/>
    <w:rsid w:val="00F75DC5"/>
    <w:rsid w:val="00F94682"/>
    <w:rsid w:val="00F95461"/>
    <w:rsid w:val="00FB4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504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76A12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48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13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6A12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txt">
    <w:name w:val="txt"/>
    <w:basedOn w:val="a"/>
    <w:link w:val="txt0"/>
    <w:qFormat/>
    <w:rsid w:val="00D76A12"/>
    <w:pPr>
      <w:spacing w:after="0" w:line="288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customStyle="1" w:styleId="zag2">
    <w:name w:val="zag2"/>
    <w:basedOn w:val="2"/>
    <w:next w:val="txt"/>
    <w:link w:val="zag20"/>
    <w:qFormat/>
    <w:rsid w:val="00E14808"/>
    <w:pPr>
      <w:jc w:val="center"/>
    </w:pPr>
    <w:rPr>
      <w:rFonts w:ascii="Times New Roman" w:eastAsia="Times New Roman" w:hAnsi="Times New Roman"/>
      <w:b w:val="0"/>
      <w:bCs w:val="0"/>
      <w:i/>
      <w:color w:val="auto"/>
      <w:spacing w:val="-1"/>
      <w:szCs w:val="28"/>
      <w:lang w:val="en-US"/>
    </w:rPr>
  </w:style>
  <w:style w:type="character" w:customStyle="1" w:styleId="txt0">
    <w:name w:val="txt Знак"/>
    <w:basedOn w:val="a0"/>
    <w:link w:val="txt"/>
    <w:rsid w:val="00D76A12"/>
    <w:rPr>
      <w:rFonts w:ascii="Times New Roman" w:hAnsi="Times New Roman" w:cs="Times New Roman"/>
      <w:sz w:val="28"/>
    </w:rPr>
  </w:style>
  <w:style w:type="character" w:customStyle="1" w:styleId="zag20">
    <w:name w:val="zag2 Знак"/>
    <w:basedOn w:val="txt0"/>
    <w:link w:val="zag2"/>
    <w:rsid w:val="00E14808"/>
    <w:rPr>
      <w:rFonts w:ascii="Times New Roman" w:eastAsia="Times New Roman" w:hAnsi="Times New Roman" w:cstheme="majorBidi"/>
      <w:i/>
      <w:spacing w:val="-1"/>
      <w:sz w:val="26"/>
      <w:szCs w:val="28"/>
      <w:lang w:val="en-US"/>
    </w:rPr>
  </w:style>
  <w:style w:type="paragraph" w:styleId="a3">
    <w:name w:val="header"/>
    <w:basedOn w:val="a"/>
    <w:link w:val="a4"/>
    <w:uiPriority w:val="99"/>
    <w:unhideWhenUsed/>
    <w:rsid w:val="00D76A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76A12"/>
  </w:style>
  <w:style w:type="paragraph" w:styleId="a5">
    <w:name w:val="footer"/>
    <w:basedOn w:val="a"/>
    <w:link w:val="a6"/>
    <w:uiPriority w:val="99"/>
    <w:unhideWhenUsed/>
    <w:rsid w:val="00D76A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76A12"/>
  </w:style>
  <w:style w:type="paragraph" w:styleId="a7">
    <w:name w:val="List Paragraph"/>
    <w:basedOn w:val="a"/>
    <w:uiPriority w:val="34"/>
    <w:qFormat/>
    <w:rsid w:val="00D9624E"/>
    <w:pPr>
      <w:ind w:left="720"/>
      <w:contextualSpacing/>
    </w:pPr>
    <w:rPr>
      <w:rFonts w:ascii="Times New Roman" w:hAnsi="Times New Roman" w:cs="Times New Roman"/>
      <w:sz w:val="28"/>
    </w:rPr>
  </w:style>
  <w:style w:type="paragraph" w:styleId="a8">
    <w:name w:val="TOC Heading"/>
    <w:basedOn w:val="1"/>
    <w:next w:val="a"/>
    <w:uiPriority w:val="39"/>
    <w:unhideWhenUsed/>
    <w:qFormat/>
    <w:rsid w:val="00D9624E"/>
    <w:pPr>
      <w:outlineLvl w:val="9"/>
    </w:pPr>
    <w:rPr>
      <w:lang w:eastAsia="ru-RU"/>
    </w:rPr>
  </w:style>
  <w:style w:type="paragraph" w:styleId="a9">
    <w:name w:val="No Spacing"/>
    <w:uiPriority w:val="1"/>
    <w:qFormat/>
    <w:rsid w:val="00D9624E"/>
    <w:pPr>
      <w:spacing w:after="0" w:line="240" w:lineRule="auto"/>
    </w:pPr>
    <w:rPr>
      <w:rFonts w:ascii="Times New Roman" w:hAnsi="Times New Roman" w:cs="Times New Roman"/>
      <w:sz w:val="28"/>
    </w:rPr>
  </w:style>
  <w:style w:type="paragraph" w:customStyle="1" w:styleId="zag1">
    <w:name w:val="zag1"/>
    <w:basedOn w:val="1"/>
    <w:next w:val="txt"/>
    <w:link w:val="zag10"/>
    <w:qFormat/>
    <w:rsid w:val="0055116A"/>
    <w:rPr>
      <w:rFonts w:eastAsia="Times New Roman"/>
    </w:rPr>
  </w:style>
  <w:style w:type="paragraph" w:styleId="11">
    <w:name w:val="toc 1"/>
    <w:basedOn w:val="a"/>
    <w:next w:val="a"/>
    <w:autoRedefine/>
    <w:uiPriority w:val="39"/>
    <w:unhideWhenUsed/>
    <w:rsid w:val="0055116A"/>
    <w:pPr>
      <w:spacing w:after="100"/>
    </w:pPr>
  </w:style>
  <w:style w:type="character" w:customStyle="1" w:styleId="zag10">
    <w:name w:val="zag1 Знак"/>
    <w:basedOn w:val="10"/>
    <w:link w:val="zag1"/>
    <w:rsid w:val="0055116A"/>
    <w:rPr>
      <w:rFonts w:ascii="Times New Roman" w:eastAsia="Times New Roman" w:hAnsi="Times New Roman" w:cstheme="majorBidi"/>
      <w:b/>
      <w:bCs/>
      <w:sz w:val="28"/>
      <w:szCs w:val="28"/>
    </w:rPr>
  </w:style>
  <w:style w:type="character" w:styleId="aa">
    <w:name w:val="Hyperlink"/>
    <w:basedOn w:val="a0"/>
    <w:uiPriority w:val="99"/>
    <w:unhideWhenUsed/>
    <w:rsid w:val="0055116A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551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5116A"/>
    <w:rPr>
      <w:rFonts w:ascii="Tahoma" w:hAnsi="Tahoma" w:cs="Tahoma"/>
      <w:sz w:val="16"/>
      <w:szCs w:val="16"/>
    </w:rPr>
  </w:style>
  <w:style w:type="paragraph" w:styleId="21">
    <w:name w:val="toc 2"/>
    <w:basedOn w:val="a"/>
    <w:next w:val="a"/>
    <w:autoRedefine/>
    <w:uiPriority w:val="39"/>
    <w:unhideWhenUsed/>
    <w:rsid w:val="00E14808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E148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C813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d">
    <w:name w:val="footnote text"/>
    <w:basedOn w:val="a"/>
    <w:link w:val="ae"/>
    <w:semiHidden/>
    <w:unhideWhenUsed/>
    <w:rsid w:val="00DE014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e">
    <w:name w:val="Текст сноски Знак"/>
    <w:basedOn w:val="a0"/>
    <w:link w:val="ad"/>
    <w:semiHidden/>
    <w:rsid w:val="00DE014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">
    <w:name w:val="Авторы"/>
    <w:basedOn w:val="a"/>
    <w:next w:val="a"/>
    <w:rsid w:val="00DE0142"/>
    <w:pPr>
      <w:spacing w:after="0" w:line="240" w:lineRule="auto"/>
      <w:jc w:val="center"/>
    </w:pPr>
    <w:rPr>
      <w:rFonts w:ascii="Times New Roman" w:eastAsia="Times New Roman" w:hAnsi="Times New Roman" w:cs="Times New Roman"/>
      <w:b/>
      <w:color w:val="000000"/>
      <w:lang w:eastAsia="zh-CN"/>
    </w:rPr>
  </w:style>
  <w:style w:type="character" w:styleId="af0">
    <w:name w:val="footnote reference"/>
    <w:semiHidden/>
    <w:unhideWhenUsed/>
    <w:rsid w:val="00DE0142"/>
    <w:rPr>
      <w:vertAlign w:val="superscript"/>
    </w:rPr>
  </w:style>
  <w:style w:type="character" w:customStyle="1" w:styleId="12">
    <w:name w:val="Основной шрифт абзаца1"/>
    <w:rsid w:val="00DE0142"/>
  </w:style>
  <w:style w:type="character" w:styleId="af1">
    <w:name w:val="Placeholder Text"/>
    <w:basedOn w:val="a0"/>
    <w:uiPriority w:val="99"/>
    <w:semiHidden/>
    <w:rsid w:val="009D553F"/>
    <w:rPr>
      <w:color w:val="808080"/>
    </w:rPr>
  </w:style>
  <w:style w:type="character" w:styleId="af2">
    <w:name w:val="annotation reference"/>
    <w:basedOn w:val="a0"/>
    <w:uiPriority w:val="99"/>
    <w:semiHidden/>
    <w:unhideWhenUsed/>
    <w:rsid w:val="00A05931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A0593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A05931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DF4A0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DF4A09"/>
    <w:rPr>
      <w:b/>
      <w:bCs/>
      <w:sz w:val="20"/>
      <w:szCs w:val="20"/>
    </w:rPr>
  </w:style>
  <w:style w:type="paragraph" w:styleId="af7">
    <w:name w:val="Revision"/>
    <w:hidden/>
    <w:uiPriority w:val="99"/>
    <w:semiHidden/>
    <w:rsid w:val="00D040A6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76A12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48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133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6A12"/>
    <w:rPr>
      <w:rFonts w:ascii="Times New Roman" w:eastAsiaTheme="majorEastAsia" w:hAnsi="Times New Roman" w:cstheme="majorBidi"/>
      <w:b/>
      <w:bCs/>
      <w:sz w:val="28"/>
      <w:szCs w:val="28"/>
    </w:rPr>
  </w:style>
  <w:style w:type="paragraph" w:customStyle="1" w:styleId="txt">
    <w:name w:val="txt"/>
    <w:basedOn w:val="a"/>
    <w:link w:val="txt0"/>
    <w:qFormat/>
    <w:rsid w:val="00D76A12"/>
    <w:pPr>
      <w:spacing w:after="0" w:line="288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customStyle="1" w:styleId="zag2">
    <w:name w:val="zag2"/>
    <w:basedOn w:val="2"/>
    <w:next w:val="txt"/>
    <w:link w:val="zag20"/>
    <w:qFormat/>
    <w:rsid w:val="00E14808"/>
    <w:pPr>
      <w:jc w:val="center"/>
    </w:pPr>
    <w:rPr>
      <w:rFonts w:ascii="Times New Roman" w:eastAsia="Times New Roman" w:hAnsi="Times New Roman"/>
      <w:b w:val="0"/>
      <w:bCs w:val="0"/>
      <w:i/>
      <w:color w:val="auto"/>
      <w:spacing w:val="-1"/>
      <w:szCs w:val="28"/>
      <w:lang w:val="en-US"/>
    </w:rPr>
  </w:style>
  <w:style w:type="character" w:customStyle="1" w:styleId="txt0">
    <w:name w:val="txt Знак"/>
    <w:basedOn w:val="a0"/>
    <w:link w:val="txt"/>
    <w:rsid w:val="00D76A12"/>
    <w:rPr>
      <w:rFonts w:ascii="Times New Roman" w:hAnsi="Times New Roman" w:cs="Times New Roman"/>
      <w:sz w:val="28"/>
    </w:rPr>
  </w:style>
  <w:style w:type="character" w:customStyle="1" w:styleId="zag20">
    <w:name w:val="zag2 Знак"/>
    <w:basedOn w:val="txt0"/>
    <w:link w:val="zag2"/>
    <w:rsid w:val="00E14808"/>
    <w:rPr>
      <w:rFonts w:ascii="Times New Roman" w:eastAsia="Times New Roman" w:hAnsi="Times New Roman" w:cstheme="majorBidi"/>
      <w:i/>
      <w:spacing w:val="-1"/>
      <w:sz w:val="26"/>
      <w:szCs w:val="28"/>
      <w:lang w:val="en-US"/>
    </w:rPr>
  </w:style>
  <w:style w:type="paragraph" w:styleId="a3">
    <w:name w:val="header"/>
    <w:basedOn w:val="a"/>
    <w:link w:val="a4"/>
    <w:uiPriority w:val="99"/>
    <w:unhideWhenUsed/>
    <w:rsid w:val="00D76A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76A12"/>
  </w:style>
  <w:style w:type="paragraph" w:styleId="a5">
    <w:name w:val="footer"/>
    <w:basedOn w:val="a"/>
    <w:link w:val="a6"/>
    <w:uiPriority w:val="99"/>
    <w:unhideWhenUsed/>
    <w:rsid w:val="00D76A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76A12"/>
  </w:style>
  <w:style w:type="paragraph" w:styleId="a7">
    <w:name w:val="List Paragraph"/>
    <w:basedOn w:val="a"/>
    <w:uiPriority w:val="34"/>
    <w:qFormat/>
    <w:rsid w:val="00D9624E"/>
    <w:pPr>
      <w:ind w:left="720"/>
      <w:contextualSpacing/>
    </w:pPr>
    <w:rPr>
      <w:rFonts w:ascii="Times New Roman" w:hAnsi="Times New Roman" w:cs="Times New Roman"/>
      <w:sz w:val="28"/>
    </w:rPr>
  </w:style>
  <w:style w:type="paragraph" w:styleId="a8">
    <w:name w:val="TOC Heading"/>
    <w:basedOn w:val="1"/>
    <w:next w:val="a"/>
    <w:uiPriority w:val="39"/>
    <w:unhideWhenUsed/>
    <w:qFormat/>
    <w:rsid w:val="00D9624E"/>
    <w:pPr>
      <w:outlineLvl w:val="9"/>
    </w:pPr>
    <w:rPr>
      <w:lang w:eastAsia="ru-RU"/>
    </w:rPr>
  </w:style>
  <w:style w:type="paragraph" w:styleId="a9">
    <w:name w:val="No Spacing"/>
    <w:uiPriority w:val="1"/>
    <w:qFormat/>
    <w:rsid w:val="00D9624E"/>
    <w:pPr>
      <w:spacing w:after="0" w:line="240" w:lineRule="auto"/>
    </w:pPr>
    <w:rPr>
      <w:rFonts w:ascii="Times New Roman" w:hAnsi="Times New Roman" w:cs="Times New Roman"/>
      <w:sz w:val="28"/>
    </w:rPr>
  </w:style>
  <w:style w:type="paragraph" w:customStyle="1" w:styleId="zag1">
    <w:name w:val="zag1"/>
    <w:basedOn w:val="1"/>
    <w:next w:val="txt"/>
    <w:link w:val="zag10"/>
    <w:qFormat/>
    <w:rsid w:val="0055116A"/>
    <w:rPr>
      <w:rFonts w:eastAsia="Times New Roman"/>
    </w:rPr>
  </w:style>
  <w:style w:type="paragraph" w:styleId="11">
    <w:name w:val="toc 1"/>
    <w:basedOn w:val="a"/>
    <w:next w:val="a"/>
    <w:autoRedefine/>
    <w:uiPriority w:val="39"/>
    <w:unhideWhenUsed/>
    <w:rsid w:val="0055116A"/>
    <w:pPr>
      <w:spacing w:after="100"/>
    </w:pPr>
  </w:style>
  <w:style w:type="character" w:customStyle="1" w:styleId="zag10">
    <w:name w:val="zag1 Знак"/>
    <w:basedOn w:val="10"/>
    <w:link w:val="zag1"/>
    <w:rsid w:val="0055116A"/>
    <w:rPr>
      <w:rFonts w:ascii="Times New Roman" w:eastAsia="Times New Roman" w:hAnsi="Times New Roman" w:cstheme="majorBidi"/>
      <w:b/>
      <w:bCs/>
      <w:sz w:val="28"/>
      <w:szCs w:val="28"/>
    </w:rPr>
  </w:style>
  <w:style w:type="character" w:styleId="aa">
    <w:name w:val="Hyperlink"/>
    <w:basedOn w:val="a0"/>
    <w:uiPriority w:val="99"/>
    <w:unhideWhenUsed/>
    <w:rsid w:val="0055116A"/>
    <w:rPr>
      <w:color w:val="0000FF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551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5116A"/>
    <w:rPr>
      <w:rFonts w:ascii="Tahoma" w:hAnsi="Tahoma" w:cs="Tahoma"/>
      <w:sz w:val="16"/>
      <w:szCs w:val="16"/>
    </w:rPr>
  </w:style>
  <w:style w:type="paragraph" w:styleId="21">
    <w:name w:val="toc 2"/>
    <w:basedOn w:val="a"/>
    <w:next w:val="a"/>
    <w:autoRedefine/>
    <w:uiPriority w:val="39"/>
    <w:unhideWhenUsed/>
    <w:rsid w:val="00E14808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E148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C8133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d">
    <w:name w:val="footnote text"/>
    <w:basedOn w:val="a"/>
    <w:link w:val="ae"/>
    <w:semiHidden/>
    <w:unhideWhenUsed/>
    <w:rsid w:val="00DE014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e">
    <w:name w:val="Текст сноски Знак"/>
    <w:basedOn w:val="a0"/>
    <w:link w:val="ad"/>
    <w:semiHidden/>
    <w:rsid w:val="00DE014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f">
    <w:name w:val="Авторы"/>
    <w:basedOn w:val="a"/>
    <w:next w:val="a"/>
    <w:rsid w:val="00DE0142"/>
    <w:pPr>
      <w:spacing w:after="0" w:line="240" w:lineRule="auto"/>
      <w:jc w:val="center"/>
    </w:pPr>
    <w:rPr>
      <w:rFonts w:ascii="Times New Roman" w:eastAsia="Times New Roman" w:hAnsi="Times New Roman" w:cs="Times New Roman"/>
      <w:b/>
      <w:color w:val="000000"/>
      <w:lang w:eastAsia="zh-CN"/>
    </w:rPr>
  </w:style>
  <w:style w:type="character" w:styleId="af0">
    <w:name w:val="footnote reference"/>
    <w:semiHidden/>
    <w:unhideWhenUsed/>
    <w:rsid w:val="00DE0142"/>
    <w:rPr>
      <w:vertAlign w:val="superscript"/>
    </w:rPr>
  </w:style>
  <w:style w:type="character" w:customStyle="1" w:styleId="12">
    <w:name w:val="Основной шрифт абзаца1"/>
    <w:rsid w:val="00DE0142"/>
  </w:style>
  <w:style w:type="character" w:styleId="af1">
    <w:name w:val="Placeholder Text"/>
    <w:basedOn w:val="a0"/>
    <w:uiPriority w:val="99"/>
    <w:semiHidden/>
    <w:rsid w:val="009D553F"/>
    <w:rPr>
      <w:color w:val="808080"/>
    </w:rPr>
  </w:style>
  <w:style w:type="character" w:styleId="af2">
    <w:name w:val="annotation reference"/>
    <w:basedOn w:val="a0"/>
    <w:uiPriority w:val="99"/>
    <w:semiHidden/>
    <w:unhideWhenUsed/>
    <w:rsid w:val="00A05931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A0593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A05931"/>
    <w:rPr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DF4A0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DF4A09"/>
    <w:rPr>
      <w:b/>
      <w:bCs/>
      <w:sz w:val="20"/>
      <w:szCs w:val="20"/>
    </w:rPr>
  </w:style>
  <w:style w:type="paragraph" w:styleId="af7">
    <w:name w:val="Revision"/>
    <w:hidden/>
    <w:uiPriority w:val="99"/>
    <w:semiHidden/>
    <w:rsid w:val="00D040A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69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08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5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2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33" Type="http://schemas.microsoft.com/office/2018/08/relationships/commentsExtensible" Target="commentsExtensi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www.kosmofizika.ru/" TargetMode="External"/><Relationship Id="rId32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gif"/><Relationship Id="rId19" Type="http://schemas.openxmlformats.org/officeDocument/2006/relationships/image" Target="media/image11.jpeg"/><Relationship Id="rId31" Type="http://schemas.microsoft.com/office/2011/relationships/people" Target="peop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glossaryDocument" Target="glossary/document.xml"/><Relationship Id="rId30" Type="http://schemas.microsoft.com/office/2016/09/relationships/commentsIds" Target="commentsId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4C54"/>
    <w:rsid w:val="00E607F9"/>
    <w:rsid w:val="00FE4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E4C54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E4C5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F1F46D-072D-4D04-8E6B-3875DCBD7D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14</Pages>
  <Words>2824</Words>
  <Characters>16101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16</cp:revision>
  <dcterms:created xsi:type="dcterms:W3CDTF">2024-05-16T03:06:00Z</dcterms:created>
  <dcterms:modified xsi:type="dcterms:W3CDTF">2024-05-16T06:58:00Z</dcterms:modified>
</cp:coreProperties>
</file>